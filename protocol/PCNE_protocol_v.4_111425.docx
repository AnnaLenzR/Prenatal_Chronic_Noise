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AFDD9" w14:textId="0D4F11C0" w:rsidR="000A7875" w:rsidRPr="00C831AA" w:rsidRDefault="008E62B8" w:rsidP="00F812C6">
      <w:pPr>
        <w:pStyle w:val="Title"/>
      </w:pPr>
      <w:r w:rsidRPr="00C831AA">
        <w:t xml:space="preserve">The effects of </w:t>
      </w:r>
      <w:r w:rsidR="00097508" w:rsidRPr="00C831AA">
        <w:t>prenatal chronic noise exposure on rodent anxiety</w:t>
      </w:r>
      <w:r w:rsidR="00196976" w:rsidRPr="00C831AA">
        <w:t>-</w:t>
      </w:r>
      <w:r w:rsidR="00097508" w:rsidRPr="00C831AA">
        <w:t xml:space="preserve"> and depression-</w:t>
      </w:r>
      <w:r w:rsidR="00196976" w:rsidRPr="00C831AA">
        <w:t>like behaviours: protocol for a systematic review and meta-analysis</w:t>
      </w:r>
    </w:p>
    <w:p w14:paraId="6A0CA1B0" w14:textId="7B05971E" w:rsidR="00725F71" w:rsidRPr="00836D98" w:rsidRDefault="2B987D2F" w:rsidP="754464B0">
      <w:pPr>
        <w:rPr>
          <w:vertAlign w:val="superscript"/>
          <w:lang w:val="es-419"/>
        </w:rPr>
      </w:pPr>
      <w:r w:rsidRPr="00836D98">
        <w:rPr>
          <w:lang w:val="es-419"/>
        </w:rPr>
        <w:t>Anna Lenz</w:t>
      </w:r>
      <w:r w:rsidRPr="00836D98">
        <w:rPr>
          <w:vertAlign w:val="superscript"/>
          <w:lang w:val="es-419"/>
        </w:rPr>
        <w:t>1*</w:t>
      </w:r>
      <w:r w:rsidRPr="00836D98">
        <w:rPr>
          <w:lang w:val="es-419"/>
        </w:rPr>
        <w:t>, Santiago Ortega</w:t>
      </w:r>
      <w:r w:rsidRPr="00836D98">
        <w:rPr>
          <w:vertAlign w:val="superscript"/>
          <w:lang w:val="es-419"/>
        </w:rPr>
        <w:t>1</w:t>
      </w:r>
      <w:r w:rsidRPr="00836D98">
        <w:rPr>
          <w:lang w:val="es-419"/>
        </w:rPr>
        <w:t>, Ayumi Mizuno</w:t>
      </w:r>
      <w:r w:rsidRPr="00836D98">
        <w:rPr>
          <w:vertAlign w:val="superscript"/>
          <w:lang w:val="es-419"/>
        </w:rPr>
        <w:t>1</w:t>
      </w:r>
      <w:r w:rsidRPr="00836D98">
        <w:rPr>
          <w:lang w:val="es-419"/>
        </w:rPr>
        <w:t>, Shinichi</w:t>
      </w:r>
      <w:r w:rsidR="2CA0ABB7" w:rsidRPr="00836D98">
        <w:rPr>
          <w:lang w:val="es-419"/>
        </w:rPr>
        <w:t xml:space="preserve"> </w:t>
      </w:r>
      <w:r w:rsidRPr="00836D98">
        <w:rPr>
          <w:lang w:val="es-419"/>
        </w:rPr>
        <w:t>Nakagawa</w:t>
      </w:r>
      <w:r w:rsidRPr="00836D98">
        <w:rPr>
          <w:vertAlign w:val="superscript"/>
          <w:lang w:val="es-419"/>
        </w:rPr>
        <w:t>1</w:t>
      </w:r>
      <w:r w:rsidR="5BEF97DC" w:rsidRPr="00836D98">
        <w:rPr>
          <w:lang w:val="es-419"/>
        </w:rPr>
        <w:t>,</w:t>
      </w:r>
      <w:r w:rsidR="00836D98">
        <w:rPr>
          <w:lang w:val="es-419"/>
        </w:rPr>
        <w:t xml:space="preserve"> </w:t>
      </w:r>
      <w:r w:rsidR="0BD9A049" w:rsidRPr="00836D98">
        <w:rPr>
          <w:lang w:val="es-419"/>
        </w:rPr>
        <w:t>Malgorzata Lagisz</w:t>
      </w:r>
      <w:r w:rsidR="0BD9A049" w:rsidRPr="00836D98">
        <w:rPr>
          <w:vertAlign w:val="superscript"/>
          <w:lang w:val="es-419"/>
        </w:rPr>
        <w:t>1, 2#</w:t>
      </w:r>
    </w:p>
    <w:p w14:paraId="7688834F" w14:textId="77777777" w:rsidR="00941295" w:rsidRPr="005C08E1" w:rsidRDefault="00941295" w:rsidP="0544AA06">
      <w:pPr>
        <w:rPr>
          <w:lang w:val="es-419"/>
        </w:rPr>
      </w:pPr>
    </w:p>
    <w:p w14:paraId="0425B9C0" w14:textId="2F775D17" w:rsidR="00725F71" w:rsidRPr="00C831AA" w:rsidRDefault="00725F71" w:rsidP="00725F71">
      <w:r w:rsidRPr="00C831AA">
        <w:rPr>
          <w:vertAlign w:val="superscript"/>
        </w:rPr>
        <w:t xml:space="preserve">1 </w:t>
      </w:r>
      <w:r w:rsidR="001A367F" w:rsidRPr="00C831AA">
        <w:t xml:space="preserve">Collaboration </w:t>
      </w:r>
      <w:r w:rsidRPr="00C831AA">
        <w:t>for Open Science and Synthesis in Ecology and Evolution (COSSEE), Department of Biological Sciences,</w:t>
      </w:r>
      <w:r w:rsidR="00A667E0" w:rsidRPr="00C831AA">
        <w:t xml:space="preserve"> </w:t>
      </w:r>
      <w:r w:rsidRPr="00C831AA">
        <w:t>University of Alberta, Edmonton, Alberta, T6G 2E9, Canada</w:t>
      </w:r>
    </w:p>
    <w:p w14:paraId="40E5C00D" w14:textId="35FBC662" w:rsidR="00725F71" w:rsidRPr="00C831AA" w:rsidRDefault="00725F71" w:rsidP="00725F71">
      <w:r w:rsidRPr="00C831AA">
        <w:rPr>
          <w:vertAlign w:val="superscript"/>
        </w:rPr>
        <w:t xml:space="preserve">2 </w:t>
      </w:r>
      <w:r w:rsidRPr="00C831AA">
        <w:t>Evolution &amp; Ecology Research Centre and School of Biological, Earth &amp; Environmental Sciences, University of</w:t>
      </w:r>
      <w:r w:rsidR="00A667E0" w:rsidRPr="00C831AA">
        <w:t xml:space="preserve"> </w:t>
      </w:r>
      <w:r w:rsidRPr="00C831AA">
        <w:t>New South Wales, Sydney, NSW, 2052, Australia</w:t>
      </w:r>
    </w:p>
    <w:p w14:paraId="6470F947" w14:textId="3D4807DC" w:rsidR="00A667E0" w:rsidRPr="00C831AA" w:rsidRDefault="00A667E0" w:rsidP="00725F71">
      <w:r w:rsidRPr="00C831AA">
        <w:rPr>
          <w:vertAlign w:val="superscript"/>
        </w:rPr>
        <w:t>#</w:t>
      </w:r>
      <w:r w:rsidR="00725F71" w:rsidRPr="00C831AA">
        <w:t xml:space="preserve">Senior author: Malgorzata Lagisz - Email: losialagisz@gmail.com </w:t>
      </w:r>
    </w:p>
    <w:p w14:paraId="7B483C92" w14:textId="77777777" w:rsidR="00A667E0" w:rsidRPr="00C831AA" w:rsidRDefault="00A667E0" w:rsidP="00725F71"/>
    <w:p w14:paraId="086FF22C" w14:textId="77777777" w:rsidR="00A667E0" w:rsidRPr="00C831AA" w:rsidRDefault="00A667E0" w:rsidP="00725F71"/>
    <w:p w14:paraId="5A4F4DC9" w14:textId="6142D3BA" w:rsidR="00725F71" w:rsidRPr="00C831AA" w:rsidRDefault="33C3B66B" w:rsidP="00725F71">
      <w:r w:rsidRPr="754464B0">
        <w:rPr>
          <w:vertAlign w:val="superscript"/>
        </w:rPr>
        <w:t>*</w:t>
      </w:r>
      <w:r>
        <w:t>Corresponding author: Anna Lenz</w:t>
      </w:r>
      <w:r w:rsidR="70E3E9C4">
        <w:t>.</w:t>
      </w:r>
      <w:r w:rsidR="00836D98">
        <w:t xml:space="preserve"> </w:t>
      </w:r>
      <w:r>
        <w:t>Email: lenzrive@ualberta.ca</w:t>
      </w:r>
    </w:p>
    <w:p w14:paraId="023A4B23" w14:textId="77777777" w:rsidR="002644AE" w:rsidRPr="00C831AA" w:rsidRDefault="002644AE" w:rsidP="00F812C6"/>
    <w:p w14:paraId="3609957C" w14:textId="57D1C272" w:rsidR="00925757" w:rsidRPr="00C831AA" w:rsidRDefault="00656254" w:rsidP="00656254">
      <w:pPr>
        <w:pStyle w:val="Heading1"/>
      </w:pPr>
      <w:r w:rsidRPr="00C831AA">
        <w:lastRenderedPageBreak/>
        <w:t>Background</w:t>
      </w:r>
    </w:p>
    <w:p w14:paraId="246BD20E" w14:textId="2A3D5507" w:rsidR="006C27D9" w:rsidRPr="00C831AA" w:rsidRDefault="006C27D9" w:rsidP="006C27D9">
      <w:r w:rsidRPr="00C831AA">
        <w:t>Noise pollution has emerged as a significant environmental stressor; its prevalence poses a health threat</w:t>
      </w:r>
      <w:r w:rsidR="00333282" w:rsidRPr="00C831AA">
        <w:t xml:space="preserve"> </w:t>
      </w:r>
      <w:r w:rsidRPr="00C831AA">
        <w:fldChar w:fldCharType="begin"/>
      </w:r>
      <w:r w:rsidRPr="00C831AA">
        <w:instrText xml:space="preserve"> ADDIN ZOTERO_TEMP </w:instrText>
      </w:r>
      <w:r w:rsidRPr="00C831AA">
        <w:fldChar w:fldCharType="separate"/>
      </w:r>
      <w:r w:rsidRPr="00C831AA">
        <w:rPr>
          <w:noProof/>
        </w:rPr>
        <w:t>(Kjellberg 1990)</w:t>
      </w:r>
      <w:r w:rsidRPr="00C831AA">
        <w:fldChar w:fldCharType="end"/>
      </w:r>
      <w:r w:rsidRPr="00C831AA">
        <w:t xml:space="preserve">, particularly during the prenatal period </w:t>
      </w:r>
      <w:r w:rsidRPr="00C831AA">
        <w:fldChar w:fldCharType="begin"/>
      </w:r>
      <w:r w:rsidR="004657E2">
        <w:instrText xml:space="preserve"> ADDIN ZOTERO_ITEM CSL_CITATION {"citationID":"b2UCZTO2","properties":{"formattedCitation":"(Barzegar et al. 2015)","plainCitation":"(Barzegar et al. 2015)","noteIndex":0},"citationItems":[{"id":42923,"uris":["http://zotero.org/users/10909068/items/2XJFJLVX","http://zotero.org/users/10909068/items/YYDMBWMP"],"itemData":{"id":42923,"type":"article-journal","abstract":"Sound pollution is known as an annoying phenomenon in modern life. Especially, development of organisms during fetal life is more sensitive to environmental tensions. To address a link between the behavioral and electrophysiological aspects of brain function with action of hypothalamus-pituitary-adrenal (HPA) axis in stressed animals, this study was carried out on the male Wistar rats prenatally exposed to sound stress. Groups of pregnant rats were exposed to noise stress for 1, 2, and 4 hour(s). The degree of anxiety and the spatial memory were evaluated by elevated plus maze and Morris water maze, respectively. Basic synaptic activity and long-term potentiation (LTP) induction were assessed in the CA3-CA1 pathway of hippocampus. The serum level of corticosterone was measured in the pregnant mothers and the offspring. The behavioral experiments appeared that the stressed animals performed considerably weaker than the control rats. The prenatal stress negatively affected the basic synaptic responses and led to a lower level of LTP. The pregnant animals showed an increased serum corticosterone in comparison with the nonpregnant females. Also the offspring exposed to the noise stress had a more elevated level of corticosterone than the control rats. Our findings indicate that the corticosterone concentration changes markedly coincides the results of behavioral and electrophysiological experiments. We conclude that, similar to other environmental stresses, the sound stress during fetal life efficiently disturbs both cognitive abilities and synaptic activities. The changes in action of HPA axis may contribute to problems of the brain function in the prenatally stress exposed animals. © 2021 Elsevier B.V., All rights reserved.","container-title":"Hippocampus","DOI":"10.1002/hipo.22363","issue":"2","title":"Prenatal exposure to noise stress: Anxiety, impaired spatial memory, and deteriorated hippocampal plasticity in postnatal life","volume":"25","author":[{"family":"Barzegar","given":"Marzieh"},{"family":"Sajjadi","given":"Fatemeh Sadat"},{"family":"Talaei","given":"Sayyed Alireza"},{"family":"Hamidi","given":"Gholamali"},{"family":"Salami","given":"Mahmoud"}],"issued":{"date-parts":[["2015",1]]},"citation-key":"barzegarPrenatalExposureNoise2015"}}],"schema":"https://github.com/citation-style-language/schema/raw/master/csl-citation.json"} </w:instrText>
      </w:r>
      <w:r w:rsidRPr="00C831AA">
        <w:fldChar w:fldCharType="separate"/>
      </w:r>
      <w:r w:rsidR="004657E2">
        <w:rPr>
          <w:noProof/>
        </w:rPr>
        <w:t>(Barzegar et al. 2015)</w:t>
      </w:r>
      <w:r w:rsidRPr="00C831AA">
        <w:fldChar w:fldCharType="end"/>
      </w:r>
      <w:r w:rsidRPr="00C831AA">
        <w:t xml:space="preserve">. In the prenatal period, the brain is sensitive to stress-induced remodelling, with life long lasting consequences. This phenomenon is called early-life programming </w:t>
      </w:r>
      <w:r w:rsidRPr="00C831AA">
        <w:fldChar w:fldCharType="begin"/>
      </w:r>
      <w:r w:rsidRPr="00C831AA">
        <w:instrText xml:space="preserve"> ADDIN ZOTERO_ITEM CSL_CITATION {"citationID":"33PjGfyx","properties":{"formattedCitation":"(Maccari et al. 2014)","plainCitation":"(Maccari et al. 2014)","noteIndex":0},"citationItems":[{"id":43079,"uris":["http://zotero.org/users/10909068/items/EENMXZIS"],"itemData":{"id":43079,"type":"article-journal","abstract":"During the perinatal period, the brain is particularly sensitive to remodelling by environmental factors. Adverse early-life experiences, such as stress exposure or suboptimal maternal care, can have long-lasting detrimental consequences for an individual. This phenomenon is often referred to as ‘early-life programming’ and is associated with an increased risk of disease. Typically, rodents exposed to prenatal stress or postnatal maternal deprivation display enhanced neuroendocrine responses to stress, increased levels of anxiety and depressive-like behaviours, and cognitive impairments. Some of the phenotypes observed in these models of early-life adversity are likely to share common neurobiological mechanisms. For example, there is evidence for impaired glucocorticoid negative-feedback control of the hypothalamic-pituitary-adrenal axis, altered glutamate neurotransmission and reduced hippocampal neurogenesis in both prenatally stressed rats and rats that experienced deficient maternal care. The possible mechanisms through which maternal stress during pregnancy may be transmitted to the offspring are reviewed, with special consideration given to altered maternal behaviour postpartum. We also discuss what is known about the neurobiological and epigenetic mechanisms that underpin early-life programming of the neonatal brain in the first generation and subsequent generations, with a view to abrogating programming effects and potentially identifying new therapeutic targets for the treatment of stress-related disorders and cognitive impairment.","container-title":"Journal of Neuroendocrinology","DOI":"10.1111/jne.12175","ISSN":"1365-2826","issue":"10","language":"en","license":"© 2014 British Society for Neuroendocrinology","note":"_eprint: https://onlinelibrary.wiley.com/doi/pdf/10.1111/jne.12175","page":"707-723","source":"Wiley Online Library","title":"The Consequences of Early-Life Adversity: Neurobiological, Behavioural and Epigenetic Adaptations","title-short":"The Consequences of Early-Life Adversity","volume":"26","author":[{"family":"Maccari","given":"S."},{"family":"Krugers","given":"H. J."},{"family":"Morley-Fletcher","given":"S."},{"family":"Szyf","given":"M."},{"family":"Brunton","given":"P. J."}],"issued":{"date-parts":[["2014"]]},"citation-key":"maccariConsequencesEarlyLifeAdversity2014"}}],"schema":"https://github.com/citation-style-language/schema/raw/master/csl-citation.json"} </w:instrText>
      </w:r>
      <w:r w:rsidRPr="00C831AA">
        <w:fldChar w:fldCharType="separate"/>
      </w:r>
      <w:r w:rsidRPr="00C831AA">
        <w:rPr>
          <w:noProof/>
        </w:rPr>
        <w:t>(Maccari et al. 2014)</w:t>
      </w:r>
      <w:r w:rsidRPr="00C831AA">
        <w:fldChar w:fldCharType="end"/>
      </w:r>
      <w:r w:rsidRPr="00C831AA">
        <w:t xml:space="preserve">, and it is associated with physical and psychiatric changes, including increased levels of anxiety and depressive behaviours </w:t>
      </w:r>
      <w:r w:rsidRPr="00C831AA">
        <w:fldChar w:fldCharType="begin"/>
      </w:r>
      <w:r w:rsidRPr="00C831AA">
        <w:instrText xml:space="preserve"> ADDIN ZOTERO_ITEM CSL_CITATION {"citationID":"nwxnMZIL","properties":{"formattedCitation":"(Maccari et al. 2014; Jafari et al. 2017)","plainCitation":"(Maccari et al. 2014; Jafari et al. 2017)","noteIndex":0},"citationItems":[{"id":43079,"uris":["http://zotero.org/users/10909068/items/EENMXZIS"],"itemData":{"id":43079,"type":"article-journal","abstract":"During the perinatal period, the brain is particularly sensitive to remodelling by environmental factors. Adverse early-life experiences, such as stress exposure or suboptimal maternal care, can have long-lasting detrimental consequences for an individual. This phenomenon is often referred to as ‘early-life programming’ and is associated with an increased risk of disease. Typically, rodents exposed to prenatal stress or postnatal maternal deprivation display enhanced neuroendocrine responses to stress, increased levels of anxiety and depressive-like behaviours, and cognitive impairments. Some of the phenotypes observed in these models of early-life adversity are likely to share common neurobiological mechanisms. For example, there is evidence for impaired glucocorticoid negative-feedback control of the hypothalamic-pituitary-adrenal axis, altered glutamate neurotransmission and reduced hippocampal neurogenesis in both prenatally stressed rats and rats that experienced deficient maternal care. The possible mechanisms through which maternal stress during pregnancy may be transmitted to the offspring are reviewed, with special consideration given to altered maternal behaviour postpartum. We also discuss what is known about the neurobiological and epigenetic mechanisms that underpin early-life programming of the neonatal brain in the first generation and subsequent generations, with a view to abrogating programming effects and potentially identifying new therapeutic targets for the treatment of stress-related disorders and cognitive impairment.","container-title":"Journal of Neuroendocrinology","DOI":"10.1111/jne.12175","ISSN":"1365-2826","issue":"10","language":"en","license":"© 2014 British Society for Neuroendocrinology","note":"_eprint: https://onlinelibrary.wiley.com/doi/pdf/10.1111/jne.12175","page":"707-723","source":"Wiley Online Library","title":"The Consequences of Early-Life Adversity: Neurobiological, Behavioural and Epigenetic Adaptations","title-short":"The Consequences of Early-Life Adversity","volume":"26","author":[{"family":"Maccari","given":"S."},{"family":"Krugers","given":"H. J."},{"family":"Morley-Fletcher","given":"S."},{"family":"Szyf","given":"M."},{"family":"Brunton","given":"P. J."}],"issued":{"date-parts":[["2014"]]},"citation-key":"maccariConsequencesEarlyLifeAdversity2014"}},{"id":42998,"uris":["http://zotero.org/users/10909068/items/HL6XE99Z"],"itemData":{"id":42998,"type":"article-journal","abstract":"Abstract\n            Noise stress is a common environmental pollutant whose adverse effect on offspring performance has been less studied. This study was novel in terms of using “noise” as a prenatal stress compared with physical stress to explore the effect of stress during gestation on HPA axis activation, cognitive performance, and motor coordination, as well as in investigating the effect of behavioral assessments on the corticosterone (CORT) levels. Three groups of C57BL/6 mice with a gestational history of either noise stress (NS), physical stress (PS), or no stress were examined in several behavioral tests. Plasma CORT level was significantly higher before starting the behavioral tests in NS group than the two other groups. It was significantly increased after the behavioral tests in both prenatal stressed groups relative to the controls. Stress caused anxiety-like behavior and reduced learning and memory performance in both stressed groups compared to the controls, as well as decreased motor coordination in the NS group relative to the other groups. The findings suggested that: prenatal NS severely changes the HPA axis; both prenatal stressors, and particularly NS, negatively impair the offspring’s cognitive and motor performance; and, they also cause a strong susceptibility to interpret environmental experiences as stressful conditions.","container-title":"Scientific Reports","DOI":"10.1038/s41598-017-09799-6","ISSN":"2045-2322","issue":"1","journalAbbreviation":"Sci Rep","language":"en","page":"10560","source":"DOI.org (Crossref)","title":"Prenatal noise stress impairs HPA axis and cognitive performance in mice","volume":"7","author":[{"family":"Jafari","given":"Zahra"},{"family":"Mehla","given":"Jogender"},{"family":"Kolb","given":"Bryan E."},{"family":"Mohajerani","given":"Majid H."}],"issued":{"date-parts":[["2017",9,5]]},"citation-key":"jafariPrenatalNoiseStress2017"}}],"schema":"https://github.com/citation-style-language/schema/raw/master/csl-citation.json"} </w:instrText>
      </w:r>
      <w:r w:rsidRPr="00C831AA">
        <w:fldChar w:fldCharType="separate"/>
      </w:r>
      <w:r w:rsidRPr="00C831AA">
        <w:rPr>
          <w:noProof/>
        </w:rPr>
        <w:t>(Maccari et al. 2014; Jafari et al. 2017)</w:t>
      </w:r>
      <w:r w:rsidRPr="00C831AA">
        <w:fldChar w:fldCharType="end"/>
      </w:r>
      <w:r w:rsidRPr="00C831AA">
        <w:t xml:space="preserve">. However, most human studies assessing the effect of noise in early-life programming are correlational, so experimental studies are needed establish causality </w:t>
      </w:r>
      <w:r w:rsidRPr="00C831AA">
        <w:fldChar w:fldCharType="begin"/>
      </w:r>
      <w:r w:rsidR="004657E2">
        <w:instrText xml:space="preserve"> ADDIN ZOTERO_ITEM CSL_CITATION {"citationID":"X3J5BMwx","properties":{"formattedCitation":"(Salehpour et al. 2018)","plainCitation":"(Salehpour et al. 2018)","noteIndex":0},"citationItems":[{"id":42862,"uris":["http://zotero.org/users/10909068/items/SVN6PSSS","http://zotero.org/users/10909068/items/WJYFXNNV"],"itemData":{"id":42862,"type":"article-journal","abstract":"Objective: Noise is an inescapable stressor of modern life and a substantial number of population are exposed to noise produced by urban traffic, air crafts, and the industrial environment. The noise stress causes central nervous system dysfunction and altered brain neurotransmission and hormone levels that potentially result in psychological and behavioral changes. In this study, we investigated the impact of acute and chronic noise stress at levels of 90 and 110 dB on different behavioral tasks. Materials and Methods: Sixty male BALB/c mice were randomly divided into 6 groups: control-acute, acute-noise 90 dB, acute-noise 110 dB, control-chronic, chronic-noise 90 dB, and chronic-noise 110 dB groups. Mice in acute- and chronic-noise groups were exposed to 2 h/day of 90 or 110 dB white noise for 1 day and 12 weeks, respectively. In order to evaluate depressive- and anxiety-like behaviors mice were subjected to tail suspension and elevated pulse maze tests, while locomotor activity was assessed by the open field test.\nResults: In this study, acute and chronic noise at 90 and 110 dB increased depressive-like behavior. The acute noise at 110 dB and chronic noises at both 90 and 110 dB induced anxiety-like behaviors. Moreover, a significant reduction in locomotor activity in open field test was observed following acute 110 dB and chronic 90 and 110 dB noises.\nConclusion: In summary, the current study shows that noise stress at levels above 90 dB causes short- and long-term behavioral changes including depressive and anxiety-like symptoms as well as low locomotor activity.","container-title":"journal of experimental and clinical neuroscien","DOI":"10.13183/jecns.v5i1.73","ISSN":"2001824X","journalAbbreviation":"j exper clin neurosci","language":"en","source":"DOI.org (Crossref)","title":"Effects of Acute and Chronic Noise Stress on Depressive- and Anxiety-like Behaviors in Mice","URL":"http://www.jecns.com/JECNS/article/view/73","author":[{"family":"Salehpour","given":"Farzad"},{"family":"Mahmoudi","given":"Javad"},{"family":"Eyvazzadeh","given":"Nazila"}],"accessed":{"date-parts":[["2025",9,22]]},"issued":{"date-parts":[["2018"]]},"citation-key":"salehpourEffectsAcuteChronic2018"}}],"schema":"https://github.com/citation-style-language/schema/raw/master/csl-citation.json"} </w:instrText>
      </w:r>
      <w:r w:rsidRPr="00C831AA">
        <w:fldChar w:fldCharType="separate"/>
      </w:r>
      <w:r w:rsidR="004657E2">
        <w:rPr>
          <w:noProof/>
        </w:rPr>
        <w:t>(Salehpour et al. 2018)</w:t>
      </w:r>
      <w:r w:rsidRPr="00C831AA">
        <w:fldChar w:fldCharType="end"/>
      </w:r>
      <w:r w:rsidRPr="00C831AA">
        <w:t>.</w:t>
      </w:r>
    </w:p>
    <w:p w14:paraId="576624A6" w14:textId="4F3C7A20" w:rsidR="006C27D9" w:rsidRPr="00C831AA" w:rsidRDefault="58326ED0" w:rsidP="754464B0">
      <w:r>
        <w:t>Studies using r</w:t>
      </w:r>
      <w:r w:rsidR="273C2403">
        <w:t xml:space="preserve">odent models </w:t>
      </w:r>
      <w:r w:rsidR="03861C48">
        <w:t xml:space="preserve">in laboratory settings </w:t>
      </w:r>
      <w:r w:rsidR="19C0939C">
        <w:t xml:space="preserve">allow </w:t>
      </w:r>
      <w:r w:rsidR="273C2403">
        <w:t xml:space="preserve">experimental control over noise exposure parameters and </w:t>
      </w:r>
      <w:r w:rsidR="7DDAFA3B">
        <w:t xml:space="preserve">include </w:t>
      </w:r>
      <w:r w:rsidR="273C2403">
        <w:t xml:space="preserve">behavioural and physiological assessments not possible in human studies </w:t>
      </w:r>
      <w:r w:rsidR="006C27D9">
        <w:fldChar w:fldCharType="begin"/>
      </w:r>
      <w:r w:rsidR="006C27D9">
        <w:instrText xml:space="preserve"> ADDIN ZOTERO_ITEM CSL_CITATION {"citationID":"JE6sxE9I","properties":{"formattedCitation":"(Robbins 2015)","plainCitation":"(Robbins 2015)","noteIndex":0},"citationItems":[{"id":43020,"uris":["http://zotero.org/users/10909068/items/BVGBPFK4"],"itemData":{"id":43020,"type":"chapter","abstract":"To what extent is it feasible to generalize behavior in rodents to complex cognitive functions in humans via rodent models of neurodegenerative diseases or neuropsychiatric disorders? This chapter takes the view that prudent application of rodent models is actually essential to drug development in these areas, but has been hampered by what has been at times their naïve and inaccurate application. Some behavior in rodents may constitute building blocks of more complex cognitive or affective domains in humans. Many of the underlying neural systems, together with their chemical modulation and mechanisms of neuronal plasticity, appear to have been conserved across species. Tests of the validity of models should incorporate their underlying neural substrates to triangulate possible homologies in humans. The ultimate validity of the models depends crucially on the way in which the biological bases of the disorder are modeled, for example, in terms of contributory genetic, neurodevelopmental, experiential, or neuropharmacological factors.","call-number":"NBK569708","container-title":"Translational Neuroscience: Toward New Therapies","event-place":"Cambridge (MA)","ISBN":"978-0-262-02986-5","language":"eng","license":"© 2015 Massachusetts Institute of Technology and the Frankfurt Institute for Advanced Studies.","note":"PMID: 33886210","publisher":"MIT Press","publisher-place":"Cambridge (MA)","source":"PubMed","title":"From Rodent Behavioral Models to Human Disorders","URL":"http://www.ncbi.nlm.nih.gov/books/NBK569708/","author":[{"family":"Robbins","given":"Trevor W."}],"editor":[{"family":"Nikolich","given":"Karoly"},{"family":"Hyman","given":"Steven E."}],"accessed":{"date-parts":[["2025",10,27]]},"issued":{"date-parts":[["2015"]]},"citation-key":"robbinsRodentBehavioralModels2015"}}],"schema":"https://github.com/citation-style-language/schema/raw/master/csl-citation.json"} </w:instrText>
      </w:r>
      <w:r w:rsidR="006C27D9">
        <w:fldChar w:fldCharType="separate"/>
      </w:r>
      <w:r w:rsidR="273C2403" w:rsidRPr="754464B0">
        <w:rPr>
          <w:noProof/>
        </w:rPr>
        <w:t>(Robbins 2015)</w:t>
      </w:r>
      <w:r w:rsidR="006C27D9">
        <w:fldChar w:fldCharType="end"/>
      </w:r>
      <w:r w:rsidR="273C2403">
        <w:t xml:space="preserve">. While </w:t>
      </w:r>
      <w:r w:rsidR="3115A469">
        <w:t xml:space="preserve">some </w:t>
      </w:r>
      <w:r w:rsidR="273C2403">
        <w:t>existing findings link prenatal acoustic stressors</w:t>
      </w:r>
      <w:r w:rsidR="4A6AB1CB">
        <w:t>,</w:t>
      </w:r>
      <w:r w:rsidR="004657E2">
        <w:t xml:space="preserve"> </w:t>
      </w:r>
      <w:r w:rsidR="273C2403">
        <w:t>such as ultrasonic tones and traffic noise</w:t>
      </w:r>
      <w:r w:rsidR="651CF476">
        <w:t xml:space="preserve">, </w:t>
      </w:r>
      <w:r w:rsidR="273C2403">
        <w:t xml:space="preserve">to anxiety-like behaviours </w:t>
      </w:r>
      <w:r w:rsidR="006C27D9">
        <w:fldChar w:fldCharType="begin"/>
      </w:r>
      <w:r w:rsidR="004657E2">
        <w:instrText xml:space="preserve"> ADDIN ZOTERO_ITEM CSL_CITATION {"citationID":"MJ2Vj5rG","properties":{"formattedCitation":"(Barzegar et al. 2015)","plainCitation":"(Barzegar et al. 2015)","noteIndex":0},"citationItems":[{"id":42923,"uris":["http://zotero.org/users/10909068/items/2XJFJLVX","http://zotero.org/users/10909068/items/YYDMBWMP"],"itemData":{"id":42923,"type":"article-journal","abstract":"Sound pollution is known as an annoying phenomenon in modern life. Especially, development of organisms during fetal life is more sensitive to environmental tensions. To address a link between the behavioral and electrophysiological aspects of brain function with action of hypothalamus-pituitary-adrenal (HPA) axis in stressed animals, this study was carried out on the male Wistar rats prenatally exposed to sound stress. Groups of pregnant rats were exposed to noise stress for 1, 2, and 4 hour(s). The degree of anxiety and the spatial memory were evaluated by elevated plus maze and Morris water maze, respectively. Basic synaptic activity and long-term potentiation (LTP) induction were assessed in the CA3-CA1 pathway of hippocampus. The serum level of corticosterone was measured in the pregnant mothers and the offspring. The behavioral experiments appeared that the stressed animals performed considerably weaker than the control rats. The prenatal stress negatively affected the basic synaptic responses and led to a lower level of LTP. The pregnant animals showed an increased serum corticosterone in comparison with the nonpregnant females. Also the offspring exposed to the noise stress had a more elevated level of corticosterone than the control rats. Our findings indicate that the corticosterone concentration changes markedly coincides the results of behavioral and electrophysiological experiments. We conclude that, similar to other environmental stresses, the sound stress during fetal life efficiently disturbs both cognitive abilities and synaptic activities. The changes in action of HPA axis may contribute to problems of the brain function in the prenatally stress exposed animals. © 2021 Elsevier B.V., All rights reserved.","container-title":"Hippocampus","DOI":"10.1002/hipo.22363","issue":"2","title":"Prenatal exposure to noise stress: Anxiety, impaired spatial memory, and deteriorated hippocampal plasticity in postnatal life","volume":"25","author":[{"family":"Barzegar","given":"Marzieh"},{"family":"Sajjadi","given":"Fatemeh Sadat"},{"family":"Talaei","given":"Sayyed Alireza"},{"family":"Hamidi","given":"Gholamali"},{"family":"Salami","given":"Mahmoud"}],"issued":{"date-parts":[["2015",1]]},"citation-key":"barzegarPrenatalExposureNoise2015"}}],"schema":"https://github.com/citation-style-language/schema/raw/master/csl-citation.json"} </w:instrText>
      </w:r>
      <w:r w:rsidR="006C27D9">
        <w:fldChar w:fldCharType="separate"/>
      </w:r>
      <w:r w:rsidR="004657E2">
        <w:rPr>
          <w:noProof/>
        </w:rPr>
        <w:t>(Barzegar et al. 2015)</w:t>
      </w:r>
      <w:r w:rsidR="006C27D9">
        <w:fldChar w:fldCharType="end"/>
      </w:r>
      <w:r w:rsidR="273C2403">
        <w:t>, findings for depression-like behaviours show significant heterogeneity</w:t>
      </w:r>
      <w:r w:rsidR="1D8590B3">
        <w:t xml:space="preserve"> in magnitude</w:t>
      </w:r>
      <w:r w:rsidR="273C2403">
        <w:t xml:space="preserve">. This variation is likely driven by differences in </w:t>
      </w:r>
      <w:r w:rsidR="006C27D9">
        <w:fldChar w:fldCharType="begin"/>
      </w:r>
      <w:r w:rsidR="006C27D9">
        <w:instrText xml:space="preserve"> ADDIN ZOTERO_ITEM CSL_CITATION {"citationID":"MG76Vd25","properties":{"formattedCitation":"(Badache et al. 2017; Abramova et al. 2021)","plainCitation":"(Badache et al. 2017; Abramova et al. 2021)","dontUpdate":true,"noteIndex":0},"citationItems":[{"id":43023,"uris":["http://zotero.org/users/10909068/items/285ED2WB"],"itemData":{"id":43023,"type":"article-journal","abstract":"We aimed to investigate in adolescent rats the individual and combined effects of prenatal noise and restraint stress on balance control, exploration, locomotion and anxiety behavior. Three groups of pregnant rats were exposed to daily repeated stress from day 11 to day 19 of pregnancy: 3 min noise (Noise Stress, NS); 10 min restraint (restraint stress, RS); or 3 min noise followed by 10 min restraint (mixed stress, MS). On postnatal days (PND) 44, 45 and 46, four groups of male rats (Control, NS, RS:, MS; 16 rats each), were tested as follows: (1) beam walking (BW), (2) open field (OF) and (3) elevated plus maze (EPM). Our results show that the NS group had significantly impaired balance control, locomotion and both horizontal and vertical exploration (p &lt; .01 for all measures). The RS group showed only a decrease in vertical exploration (p &lt; .05). In contrast, locomotion and balance were not affected in the MS group (OF: crossed squares: p = .34, missteps: p = .18). However, MS rats exhibited significantly higher anxiety levels (less time in EPM open arms: p &lt; .05), and took more time to complete BW: p &lt; .05). Hence, combined prenatal stressors exert non-additive effects on locomotion, exploration and balance control, but induce greater anxiety through additive effects. Terminal plasma ACTH concentration was increased by prenatal stress, especially noise, which group had the largest adrenal glands. Overall, contrary to expectation, combined prenatal stressors can interact to increase anxiety level, but diminish alteration of exploration, locomotion and impaired balance control, which were strongly induced by noise stress. Lay summary: Experience of stress in pregnancy can have negative effects on the offspring that are long-lasting. Here, we used laboratory rats to see whether repeated episodes of exposure to loud noise or preventing free movement, alone or together, during pregnancy had different effects on behaviors of the adolescent offspring. Using standard tests, we found the prenatal stresses caused the offspring to be anxious, and not to balance when moving around as well as normal offspring; the degree of impairment depended on the type of stress – loud noise exposure had the greatest effects, but if the stresses were combined the effects were not worse. The results point to the need to aim to avoid stress in pregnant women.","container-title":"Stress","DOI":"10.1080/10253890.2017.1307962","ISSN":"1025-3890","issue":"3","note":"publisher: Taylor &amp; Francis\n_eprint: https://doi.org/10.1080/10253890.2017.1307962\nPMID: 28316272","page":"320-328","source":"Taylor and Francis+NEJM","title":"Prenatal noise and restraint stress interact to alter exploratory behavior and balance in juvenile rats, and mixed stress reverses these effects","volume":"20","author":[{"family":"Badache","given":"Soumeya"},{"family":"Bouslama","given":"Slim"},{"family":"Brahmia","given":"Oualid"},{"family":"Baïri","given":"Abdel Madjid"},{"family":"Tahraoui","given":"Abdel Krim"},{"family":"Ladjama","given":"Ali"}],"issued":{"date-parts":[["2017",5,4]]},"citation-key":"badachePrenatalNoiseRestraint2017"}},{"id":43004,"uris":["http://zotero.org/users/10909068/items/IBURRCBN"],"itemData":{"id":43004,"type":"article-journal","abstract":"Fetal development is susceptible to environmental factors. One such factor is exposure to stress during pregnancy. The present study aimed to investigate the effects of chronic prenatal stress (PS) on the development and behavior of rat offspring during infancy and juvenile ages. Existing approaches to modeling prenatal stress on animals do not correlate with the main type of stress in pregnant women, namely psychological stress. We used a new stress paradigm in the experiment, namely, stress induced by exposure to variable frequency ultrasound (US), which acted on pregnant Wistar rats on gestational days 1–21. This type of stress in rodents can be comparable to psychological stress in humans. We assessed physical development, reflex maturation, motor ability development, anxious behavior, response to social novelty, and social play behavior in male and female offspring. Additionally, we investigated maternal behavior and the effect of neonatal handling (NH) on behavior. Prenatal stress did not affect postnatal developmental characteristics in rat pups, but prenatally stressed rats had higher body weight in early and adult age than controls. Prenatal exposure to a stressor increased anxiety in the open-field test (OF), changed social preferences in the social novelty test (SN), and impaired social play behavior in males. Neonatal handling reduced anxiety and restored social behavior, but evoked hyperactive behavior in rat pups. Maternal behavior did not change. Our study demonstrated for the first time that exposure to variable frequency ultrasound during pregnancy influences offspring development and impairs behavior, correlating with the effects of other types of stress during pregnancy in rodents. This supports the idea of using this exposure to model prenatal stress.","container-title":"Frontiers in Physiology","DOI":"10.3389/fphys.2021.659366","ISSN":"1664-042X","journalAbbreviation":"Front. Physiol.","language":"en","page":"659366","source":"DOI.org (Crossref)","title":"The Behavior and Postnatal Development in Infant and Juvenile Rats After Ultrasound-Induced Chronic Prenatal Stress","volume":"12","author":[{"family":"Abramova","given":"Olga"},{"family":"Ushakova","given":"Valeria"},{"family":"Zorkina","given":"Yana"},{"family":"Zubkov","given":"Eugene"},{"family":"Storozheva","given":"Zinaida"},{"family":"Morozova","given":"Anna"},{"family":"Chekhonin","given":"Vladimir"}],"issued":{"date-parts":[["2021",4,15]]},"citation-key":"abramovaBehaviorPostnatalDevelopment2021"}}],"schema":"https://github.com/citation-style-language/schema/raw/master/csl-citation.json"} </w:instrText>
      </w:r>
      <w:r w:rsidR="006C27D9">
        <w:fldChar w:fldCharType="separate"/>
      </w:r>
      <w:r w:rsidR="006C27D9">
        <w:fldChar w:fldCharType="end"/>
      </w:r>
      <w:r w:rsidR="273C2403">
        <w:t xml:space="preserve">noise characteristics, rodent strains, offspring sex, and behavioural assays, and exposure timing </w:t>
      </w:r>
      <w:r w:rsidR="006C27D9">
        <w:fldChar w:fldCharType="begin"/>
      </w:r>
      <w:r w:rsidR="006C27D9">
        <w:instrText xml:space="preserve"> ADDIN ZOTERO_ITEM CSL_CITATION {"citationID":"bYFpQzgi","properties":{"formattedCitation":"(Badache et al. 2017; Abramova et al. 2021)","plainCitation":"(Badache et al. 2017; Abramova et al. 2021)","noteIndex":0},"citationItems":[{"id":43023,"uris":["http://zotero.org/users/10909068/items/285ED2WB"],"itemData":{"id":43023,"type":"article-journal","abstract":"We aimed to investigate in adolescent rats the individual and combined effects of prenatal noise and restraint stress on balance control, exploration, locomotion and anxiety behavior. Three groups of pregnant rats were exposed to daily repeated stress from day 11 to day 19 of pregnancy: 3 min noise (Noise Stress, NS); 10 min restraint (restraint stress, RS); or 3 min noise followed by 10 min restraint (mixed stress, MS). On postnatal days (PND) 44, 45 and 46, four groups of male rats (Control, NS, RS:, MS; 16 rats each), were tested as follows: (1) beam walking (BW), (2) open field (OF) and (3) elevated plus maze (EPM). Our results show that the NS group had significantly impaired balance control, locomotion and both horizontal and vertical exploration (p &lt; .01 for all measures). The RS group showed only a decrease in vertical exploration (p &lt; .05). In contrast, locomotion and balance were not affected in the MS group (OF: crossed squares: p = .34, missteps: p = .18). However, MS rats exhibited significantly higher anxiety levels (less time in EPM open arms: p &lt; .05), and took more time to complete BW: p &lt; .05). Hence, combined prenatal stressors exert non-additive effects on locomotion, exploration and balance control, but induce greater anxiety through additive effects. Terminal plasma ACTH concentration was increased by prenatal stress, especially noise, which group had the largest adrenal glands. Overall, contrary to expectation, combined prenatal stressors can interact to increase anxiety level, but diminish alteration of exploration, locomotion and impaired balance control, which were strongly induced by noise stress. Lay summary: Experience of stress in pregnancy can have negative effects on the offspring that are long-lasting. Here, we used laboratory rats to see whether repeated episodes of exposure to loud noise or preventing free movement, alone or together, during pregnancy had different effects on behaviors of the adolescent offspring. Using standard tests, we found the prenatal stresses caused the offspring to be anxious, and not to balance when moving around as well as normal offspring; the degree of impairment depended on the type of stress – loud noise exposure had the greatest effects, but if the stresses were combined the effects were not worse. The results point to the need to aim to avoid stress in pregnant women.","container-title":"Stress","DOI":"10.1080/10253890.2017.1307962","ISSN":"1025-3890","issue":"3","note":"publisher: Taylor &amp; Francis\n_eprint: https://doi.org/10.1080/10253890.2017.1307962\nPMID: 28316272","page":"320-328","source":"Taylor and Francis+NEJM","title":"Prenatal noise and restraint stress interact to alter exploratory behavior and balance in juvenile rats, and mixed stress reverses these effects","volume":"20","author":[{"family":"Badache","given":"Soumeya"},{"family":"Bouslama","given":"Slim"},{"family":"Brahmia","given":"Oualid"},{"family":"Baïri","given":"Abdel Madjid"},{"family":"Tahraoui","given":"Abdel Krim"},{"family":"Ladjama","given":"Ali"}],"issued":{"date-parts":[["2017",5,4]]},"citation-key":"badachePrenatalNoiseRestraint2017"}},{"id":43004,"uris":["http://zotero.org/users/10909068/items/IBURRCBN"],"itemData":{"id":43004,"type":"article-journal","abstract":"Fetal development is susceptible to environmental factors. One such factor is exposure to stress during pregnancy. The present study aimed to investigate the effects of chronic prenatal stress (PS) on the development and behavior of rat offspring during infancy and juvenile ages. Existing approaches to modeling prenatal stress on animals do not correlate with the main type of stress in pregnant women, namely psychological stress. We used a new stress paradigm in the experiment, namely, stress induced by exposure to variable frequency ultrasound (US), which acted on pregnant Wistar rats on gestational days 1–21. This type of stress in rodents can be comparable to psychological stress in humans. We assessed physical development, reflex maturation, motor ability development, anxious behavior, response to social novelty, and social play behavior in male and female offspring. Additionally, we investigated maternal behavior and the effect of neonatal handling (NH) on behavior. Prenatal stress did not affect postnatal developmental characteristics in rat pups, but prenatally stressed rats had higher body weight in early and adult age than controls. Prenatal exposure to a stressor increased anxiety in the open-field test (OF), changed social preferences in the social novelty test (SN), and impaired social play behavior in males. Neonatal handling reduced anxiety and restored social behavior, but evoked hyperactive behavior in rat pups. Maternal behavior did not change. Our study demonstrated for the first time that exposure to variable frequency ultrasound during pregnancy influences offspring development and impairs behavior, correlating with the effects of other types of stress during pregnancy in rodents. This supports the idea of using this exposure to model prenatal stress.","container-title":"Frontiers in Physiology","DOI":"10.3389/fphys.2021.659366","ISSN":"1664-042X","journalAbbreviation":"Front. Physiol.","language":"en","page":"659366","source":"DOI.org (Crossref)","title":"The Behavior and Postnatal Development in Infant and Juvenile Rats After Ultrasound-Induced Chronic Prenatal Stress","volume":"12","author":[{"family":"Abramova","given":"Olga"},{"family":"Ushakova","given":"Valeria"},{"family":"Zorkina","given":"Yana"},{"family":"Zubkov","given":"Eugene"},{"family":"Storozheva","given":"Zinaida"},{"family":"Morozova","given":"Anna"},{"family":"Chekhonin","given":"Vladimir"}],"issued":{"date-parts":[["2021",4,15]]},"citation-key":"abramovaBehaviorPostnatalDevelopment2021"}}],"schema":"https://github.com/citation-style-language/schema/raw/master/csl-citation.json"} </w:instrText>
      </w:r>
      <w:r w:rsidR="006C27D9">
        <w:fldChar w:fldCharType="separate"/>
      </w:r>
      <w:r w:rsidR="273C2403" w:rsidRPr="754464B0">
        <w:rPr>
          <w:noProof/>
        </w:rPr>
        <w:t>(Badache et al. 2017; Abramova et al. 2021)</w:t>
      </w:r>
      <w:r w:rsidR="006C27D9">
        <w:fldChar w:fldCharType="end"/>
      </w:r>
      <w:r w:rsidR="273C2403">
        <w:t xml:space="preserve">. </w:t>
      </w:r>
      <w:r w:rsidR="6B8503C8">
        <w:t xml:space="preserve">This variation makes it difficult to draw general conclusions about the behavioural consequences of prenatal noise exposure. </w:t>
      </w:r>
      <w:r w:rsidR="6B8503C8" w:rsidRPr="754464B0">
        <w:rPr>
          <w:lang w:val="en-US"/>
        </w:rPr>
        <w:t>To address this issue, a systematic review and meta-analysis are required</w:t>
      </w:r>
      <w:r w:rsidR="273C2403">
        <w:t xml:space="preserve">. This will provide a provide a comprehensive, quantitative assessment of </w:t>
      </w:r>
      <w:r w:rsidR="729172A0">
        <w:t xml:space="preserve">how </w:t>
      </w:r>
      <w:r w:rsidR="273C2403">
        <w:t>chronic noise exposure influences anxiety- and depression-like behaviours in laboratory rodents and help identify the specific moderators driving the variation in outcomes.</w:t>
      </w:r>
    </w:p>
    <w:p w14:paraId="1CDFFAE3" w14:textId="63671150" w:rsidR="00705622" w:rsidRPr="00C831AA" w:rsidRDefault="00705622" w:rsidP="00F812C6">
      <w:pPr>
        <w:pStyle w:val="Heading1"/>
      </w:pPr>
      <w:r w:rsidRPr="00C831AA">
        <w:lastRenderedPageBreak/>
        <w:t>Aim</w:t>
      </w:r>
    </w:p>
    <w:p w14:paraId="7766B016" w14:textId="2210425E" w:rsidR="00705622" w:rsidRPr="00C831AA" w:rsidRDefault="38F38A27" w:rsidP="00F812C6">
      <w:r w:rsidRPr="00C831AA">
        <w:t xml:space="preserve">Quantify the magnitude of the effect of maternal chronic noise exposure </w:t>
      </w:r>
      <w:r w:rsidR="7124ABFE" w:rsidRPr="00C831AA">
        <w:t xml:space="preserve">during gestation </w:t>
      </w:r>
      <w:r w:rsidRPr="00C831AA">
        <w:t>on offspring</w:t>
      </w:r>
      <w:r w:rsidR="08AE8B00" w:rsidRPr="00C831AA">
        <w:t xml:space="preserve"> expression of anxiety- and depression-like behaviours in laboratory </w:t>
      </w:r>
      <w:r w:rsidR="00112620" w:rsidRPr="00C831AA">
        <w:t>rodents and</w:t>
      </w:r>
      <w:r w:rsidR="108DD23B" w:rsidRPr="00C831AA">
        <w:t xml:space="preserve"> analyse key potential moderators of this effect.</w:t>
      </w:r>
    </w:p>
    <w:p w14:paraId="324F53E6" w14:textId="77777777" w:rsidR="00925757" w:rsidRPr="00C831AA" w:rsidRDefault="00925757" w:rsidP="00F812C6"/>
    <w:p w14:paraId="22E30D50" w14:textId="1F7154B3" w:rsidR="00792EC7" w:rsidRPr="00C831AA" w:rsidRDefault="00792EC7" w:rsidP="00F812C6">
      <w:pPr>
        <w:pStyle w:val="Heading1"/>
      </w:pPr>
      <w:r w:rsidRPr="00C831AA">
        <w:t>Research questions</w:t>
      </w:r>
    </w:p>
    <w:p w14:paraId="5348DBE4" w14:textId="48020009" w:rsidR="00A817B9" w:rsidRPr="00C831AA" w:rsidRDefault="1278D0BA" w:rsidP="00A817B9">
      <w:r w:rsidRPr="00C831AA">
        <w:t xml:space="preserve">1. </w:t>
      </w:r>
      <w:r w:rsidR="00A817B9" w:rsidRPr="00C831AA">
        <w:t>What is the overall effect of maternal exposure to chronic noise during gestation on anxiety and depression-like behaviours in offspring?</w:t>
      </w:r>
    </w:p>
    <w:p w14:paraId="68175A15" w14:textId="7281A737" w:rsidR="00FC37A2" w:rsidRPr="00C831AA" w:rsidRDefault="1278D0BA" w:rsidP="00FC37A2">
      <w:r w:rsidRPr="00C831AA">
        <w:t xml:space="preserve">2. </w:t>
      </w:r>
      <w:r w:rsidR="001A354B" w:rsidRPr="00C831AA">
        <w:t>To what extent do biological factors</w:t>
      </w:r>
      <w:r w:rsidR="53DAB698" w:rsidRPr="00C831AA">
        <w:t xml:space="preserve"> </w:t>
      </w:r>
      <w:r w:rsidR="237F3BBF" w:rsidRPr="00C831AA">
        <w:t>(</w:t>
      </w:r>
      <w:r w:rsidR="2FA25242" w:rsidRPr="00C831AA">
        <w:t>i.e.</w:t>
      </w:r>
      <w:r w:rsidR="237F3BBF" w:rsidRPr="00C831AA">
        <w:t xml:space="preserve">, </w:t>
      </w:r>
      <w:r w:rsidR="6527A93E" w:rsidRPr="00C831AA">
        <w:t xml:space="preserve">offspring </w:t>
      </w:r>
      <w:r w:rsidR="34A15F37" w:rsidRPr="00C831AA">
        <w:t xml:space="preserve">sex or </w:t>
      </w:r>
      <w:r w:rsidR="237F3BBF" w:rsidRPr="00C831AA">
        <w:t>age</w:t>
      </w:r>
      <w:r w:rsidR="69F7F9D3" w:rsidRPr="00C831AA">
        <w:t xml:space="preserve"> class at </w:t>
      </w:r>
      <w:r w:rsidR="00BF1007" w:rsidRPr="00C831AA">
        <w:t>measurement</w:t>
      </w:r>
      <w:r w:rsidR="237F3BBF" w:rsidRPr="00C831AA">
        <w:t>)</w:t>
      </w:r>
      <w:r w:rsidR="00CB67B4" w:rsidRPr="00C831AA">
        <w:rPr>
          <w:rFonts w:ascii="Helvetica" w:hAnsi="Helvetica" w:cs="Helvetica"/>
          <w:color w:val="000000"/>
        </w:rPr>
        <w:t xml:space="preserve"> </w:t>
      </w:r>
      <w:r w:rsidR="00CB67B4" w:rsidRPr="00C831AA">
        <w:t>moderate this effect?</w:t>
      </w:r>
    </w:p>
    <w:p w14:paraId="149D1E09" w14:textId="6E33B607" w:rsidR="00BA7165" w:rsidRPr="00C831AA" w:rsidRDefault="279239AD" w:rsidP="0544AA06">
      <w:r>
        <w:t>3</w:t>
      </w:r>
      <w:r w:rsidR="08426C90">
        <w:t xml:space="preserve">. To what extent do </w:t>
      </w:r>
      <w:r w:rsidR="608D2BB2">
        <w:t>methodological factors</w:t>
      </w:r>
      <w:r w:rsidR="0F7B5D3B">
        <w:t>—</w:t>
      </w:r>
      <w:r w:rsidR="5E5BCABF">
        <w:t>such</w:t>
      </w:r>
      <w:r w:rsidR="608D2BB2">
        <w:t xml:space="preserve"> as</w:t>
      </w:r>
      <w:r w:rsidR="4EACDD65">
        <w:t xml:space="preserve">, exposure duration, </w:t>
      </w:r>
      <w:r w:rsidR="635DEFEE">
        <w:t>noise type</w:t>
      </w:r>
      <w:r w:rsidR="4EACDD65">
        <w:t xml:space="preserve">, </w:t>
      </w:r>
      <w:r w:rsidR="608D2BB2">
        <w:t>behavioural assay type</w:t>
      </w:r>
      <w:r w:rsidR="0F7B5D3B">
        <w:t>—</w:t>
      </w:r>
      <w:r w:rsidR="6021A1FE">
        <w:t xml:space="preserve">are linked to </w:t>
      </w:r>
      <w:r w:rsidR="3B789842">
        <w:t xml:space="preserve">the </w:t>
      </w:r>
      <w:r w:rsidR="15044694">
        <w:t xml:space="preserve">observed </w:t>
      </w:r>
      <w:r w:rsidR="3B789842">
        <w:t>magnitudes of</w:t>
      </w:r>
      <w:r w:rsidR="01F78122">
        <w:t xml:space="preserve"> individual </w:t>
      </w:r>
      <w:r w:rsidR="0F7B5D3B">
        <w:t xml:space="preserve">offspring </w:t>
      </w:r>
      <w:r w:rsidR="01F78122">
        <w:t>responses</w:t>
      </w:r>
      <w:r w:rsidR="5520BFAE">
        <w:t xml:space="preserve"> to maternal chronic noise exposure</w:t>
      </w:r>
      <w:r w:rsidR="01F78122">
        <w:t>?</w:t>
      </w:r>
    </w:p>
    <w:p w14:paraId="34C44721" w14:textId="77777777" w:rsidR="005C020F" w:rsidRPr="00C831AA" w:rsidRDefault="005C020F" w:rsidP="00F812C6"/>
    <w:p w14:paraId="4E908CA1" w14:textId="59E0FAED" w:rsidR="003168C8" w:rsidRPr="00C831AA" w:rsidRDefault="003168C8" w:rsidP="00F812C6">
      <w:pPr>
        <w:pStyle w:val="Heading1"/>
      </w:pPr>
      <w:r w:rsidRPr="00C831AA">
        <w:t>Methods</w:t>
      </w:r>
    </w:p>
    <w:p w14:paraId="2753932D" w14:textId="632D31BD" w:rsidR="003168C8" w:rsidRPr="00C831AA" w:rsidRDefault="008379C7" w:rsidP="00F812C6">
      <w:pPr>
        <w:pStyle w:val="Heading2"/>
      </w:pPr>
      <w:r w:rsidRPr="00C831AA">
        <w:t>Protocol and reporting</w:t>
      </w:r>
    </w:p>
    <w:p w14:paraId="7DFB6C7A" w14:textId="6DF5F566" w:rsidR="00627E1D" w:rsidRPr="00C831AA" w:rsidRDefault="55BB6BC7" w:rsidP="00627E1D">
      <w:r w:rsidRPr="00C831AA">
        <w:t>The reporting of search strategies adheres to the Preferred Reporting Items for Systematic Reviews and Meta-Analyses – Search extension (</w:t>
      </w:r>
      <w:r w:rsidRPr="00C831AA">
        <w:rPr>
          <w:b/>
          <w:bCs/>
        </w:rPr>
        <w:t>PRISMA-S</w:t>
      </w:r>
      <w:r w:rsidRPr="00C831AA">
        <w:t>) guidelines to support</w:t>
      </w:r>
      <w:r w:rsidR="053A7333" w:rsidRPr="00C831AA">
        <w:t xml:space="preserve"> </w:t>
      </w:r>
      <w:r w:rsidRPr="00C831AA">
        <w:t>reproducibility of the search process</w:t>
      </w:r>
      <w:r w:rsidR="00C82B44" w:rsidRPr="00C831AA">
        <w:t xml:space="preserve"> </w:t>
      </w:r>
      <w:r w:rsidR="00C82B44" w:rsidRPr="00C831AA">
        <w:fldChar w:fldCharType="begin"/>
      </w:r>
      <w:r w:rsidR="00F97E9D" w:rsidRPr="00C831AA">
        <w:instrText xml:space="preserve"> ADDIN ZOTERO_ITEM CSL_CITATION {"citationID":"rcMq9Ho3","properties":{"formattedCitation":"(Rethlefsen et al. 2021)","plainCitation":"(Rethlefsen et al. 2021)","noteIndex":0},"citationItems":[{"id":40627,"uris":["http://zotero.org/users/10909068/items/GRXHCP7R"],"itemData":{"id":40627,"type":"article-journal","abstract":"Literature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elaboration.","container-title":"Systematic Reviews","DOI":"10.1186/s13643-020-01542-z","ISSN":"2046-4053","issue":"1","journalAbbreviation":"Systematic Reviews","page":"39","source":"BioMed Central","title":"PRISMA-S: an extension to the PRISMA Statement for Reporting Literature Searches in Systematic Reviews","title-short":"PRISMA-S","volume":"10","author":[{"family":"Rethlefsen","given":"Melissa L."},{"family":"Kirtley","given":"Shona"},{"family":"Waffenschmidt","given":"Siw"},{"family":"Ayala","given":"Ana Patricia"},{"family":"Moher","given":"David"},{"family":"Page","given":"Matthew J."},{"family":"Koffel","given":"Jonathan B."},{"family":"Blunt","given":"Heather"},{"family":"Brigham","given":"Tara"},{"family":"Chang","given":"Steven"},{"family":"Clark","given":"Justin"},{"family":"Conway","given":"Aislinn"},{"family":"Couban","given":"Rachel"},{"family":"Kock","given":"Shelley","non-dropping-particle":"de"},{"family":"Farrah","given":"Kelly"},{"family":"Fehrmann","given":"Paul"},{"family":"Foster","given":"Margaret"},{"family":"Fowler","given":"Susan A."},{"family":"Glanville","given":"Julie"},{"family":"Harris","given":"Elizabeth"},{"family":"Hoffecker","given":"Lilian"},{"family":"Isojarvi","given":"Jaana"},{"family":"Kaunelis","given":"David"},{"family":"Ket","given":"Hans"},{"family":"Levay","given":"Paul"},{"family":"Lyon","given":"Jennifer"},{"family":"McGowan","given":"Jessie"},{"family":"Murad","given":"M. Hassan"},{"family":"Nicholson","given":"Joey"},{"family":"Pannabecker","given":"Virginia"},{"family":"Paynter","given":"Robin"},{"family":"Pinotti","given":"Rachel"},{"family":"Ross-White","given":"Amanda"},{"family":"Sampson","given":"Margaret"},{"family":"Shields","given":"Tracy"},{"family":"Stevens","given":"Adrienne"},{"family":"Sutton","given":"Anthea"},{"family":"Weinfurter","given":"Elizabeth"},{"family":"Wright","given":"Kath"},{"family":"Young","given":"Sarah"},{"literal":"PRISMA-S Group"}],"issued":{"date-parts":[["2021",1,26]]},"citation-key":"rethlefsenPRISMASExtensionPRISMA2021"}}],"schema":"https://github.com/citation-style-language/schema/raw/master/csl-citation.json"} </w:instrText>
      </w:r>
      <w:r w:rsidR="00C82B44" w:rsidRPr="00C831AA">
        <w:fldChar w:fldCharType="separate"/>
      </w:r>
      <w:r w:rsidR="00F97E9D" w:rsidRPr="00C831AA">
        <w:rPr>
          <w:noProof/>
        </w:rPr>
        <w:t>(Rethlefsen et al. 2021)</w:t>
      </w:r>
      <w:r w:rsidR="00C82B44" w:rsidRPr="00C831AA">
        <w:fldChar w:fldCharType="end"/>
      </w:r>
      <w:r w:rsidR="00F97E9D" w:rsidRPr="00C831AA">
        <w:t xml:space="preserve">. </w:t>
      </w:r>
      <w:r w:rsidR="1E79689B" w:rsidRPr="00C831AA">
        <w:t>We wi</w:t>
      </w:r>
      <w:r w:rsidR="75B486B3" w:rsidRPr="00C831AA">
        <w:t>l</w:t>
      </w:r>
      <w:r w:rsidR="1E79689B" w:rsidRPr="00C831AA">
        <w:t xml:space="preserve">l report the </w:t>
      </w:r>
      <w:r w:rsidR="1181C106" w:rsidRPr="00C831AA">
        <w:t xml:space="preserve">final report </w:t>
      </w:r>
      <w:r w:rsidR="67951F39" w:rsidRPr="00C831AA">
        <w:lastRenderedPageBreak/>
        <w:t>following</w:t>
      </w:r>
      <w:r w:rsidR="33BDDB74" w:rsidRPr="00C831AA">
        <w:t xml:space="preserve"> the PRISMA-EcoEvo</w:t>
      </w:r>
      <w:r w:rsidR="00F97E9D" w:rsidRPr="00C831AA">
        <w:t xml:space="preserve"> </w:t>
      </w:r>
      <w:r w:rsidR="00F74225" w:rsidRPr="00C831AA">
        <w:fldChar w:fldCharType="begin"/>
      </w:r>
      <w:r w:rsidR="00F74225" w:rsidRPr="00C831AA">
        <w:instrText xml:space="preserve"> ADDIN ZOTERO_ITEM CSL_CITATION {"citationID":"Kne9WeUR","properties":{"formattedCitation":"(O\\uc0\\u8217{}Dea et al. 2021)","plainCitation":"(O’Dea et al. 2021)","noteIndex":0},"citationItems":[{"id":43114,"uris":["http://zotero.org/users/10909068/items/PAN4G24M"],"itemData":{"id":43114,"type":"article-journal","abstract":"Since the early 1990s, ecologists and evolutionary biologists have aggregated primary research using meta-analytic methods to understand ecological and evolutionary phenomena. Meta-analyses can resolve long-standing disputes, dispel spurious claims, and generate new research questions. At their worst, however, meta-analysis publications are wolves in sheep's clothing: subjective with biased conclusions, hidden under coats of objective authority. Conclusions can be rendered unreliable by inappropriate statistical methods, problems with the methods used to select primary research, or problems within the primary research itself. Because of these risks, meta-analyses are increasingly conducted as part of systematic reviews, which use structured, transparent, and reproducible methods to collate and summarise evidence. For readers to determine whether the conclusions from a systematic review or meta-analysis should be trusted - and to be able to build upon the review - authors need to report what they did, why they did it, and what they found. Complete, transparent, and reproducible reporting is measured by 'reporting quality'. To assess perceptions and standards of reporting quality of systematic reviews and meta-analyses published in ecology and evolutionary biology, we surveyed 208 researchers with relevant experience (as authors, reviewers, or editors), and conducted detailed evaluations of 102 systematic review and meta-analysis papers published between 2010 and 2019. Reporting quality was far below optimal and approximately normally distributed. Measured reporting quality was lower than what the community perceived, particularly for the systematic review methods required to measure trustworthiness. The minority of assessed papers that referenced a guideline (~16%) showed substantially higher reporting quality than average, and surveyed researchers showed interest in using a reporting guideline to improve reporting quality. The leading guideline for improving reporting quality of systematic reviews is the Preferred Reporting Items for Systematic reviews and Meta-Analyses (PRISMA) statement. Here we unveil an extension of PRISMA to serve the meta-analysis community in ecology and evolutionary biology: PRISMA-EcoEvo (version 1.0). PRISMA-EcoEvo is a checklist of 27 main items that, when applicable, should be reported in systematic review and meta-analysis publications summarising primary research in ecology and evolutionary biology. In this explanation and elaboration document, we provide guidance for authors, reviewers, and editors, with explanations for each item on the checklist, including supplementary examples from published papers. Authors can consult this PRISMA-EcoEvo guideline both in the planning and writing stages of a systematic review and meta-analysis, to increase reporting quality of submitted manuscripts. Reviewers and editors can use the checklist to assess reporting quality in the manuscripts they review. Overall, PRISMA-EcoEvo is a resource for the ecology and evolutionary biology community to facilitate transparent and comprehensively reported systematic reviews and meta-analyses.","container-title":"Biological Reviews of the Cambridge Philosophical Society","DOI":"10.1111/brv.12721","ISSN":"1469-185X","issue":"5","journalAbbreviation":"Biol Rev Camb Philos Soc","language":"eng","note":"PMID: 33960637\nPMCID: PMC8518748","page":"1695-1722","source":"PubMed","title":"Preferred reporting items for systematic reviews and meta-analyses in ecology and evolutionary biology: a PRISMA extension","title-short":"Preferred reporting items for systematic reviews and meta-analyses in ecology and evolutionary biology","volume":"96","author":[{"family":"O'Dea","given":"Rose E."},{"family":"Lagisz","given":"Malgorzata"},{"family":"Jennions","given":"Michael D."},{"family":"Koricheva","given":"Julia"},{"family":"Noble","given":"Daniel W. A."},{"family":"Parker","given":"Timothy H."},{"family":"Gurevitch","given":"Jessica"},{"family":"Page","given":"Matthew J."},{"family":"Stewart","given":"Gavin"},{"family":"Moher","given":"David"},{"family":"Nakagawa","given":"Shinichi"}],"issued":{"date-parts":[["2021",10]]},"citation-key":"odeaPreferredReportingItems2021"}}],"schema":"https://github.com/citation-style-language/schema/raw/master/csl-citation.json"} </w:instrText>
      </w:r>
      <w:r w:rsidR="00F74225" w:rsidRPr="00C831AA">
        <w:fldChar w:fldCharType="separate"/>
      </w:r>
      <w:r w:rsidR="00F74225" w:rsidRPr="00C831AA">
        <w:rPr>
          <w:color w:val="000000"/>
        </w:rPr>
        <w:t>(O’Dea et al. 2021)</w:t>
      </w:r>
      <w:r w:rsidR="00F74225" w:rsidRPr="00C831AA">
        <w:fldChar w:fldCharType="end"/>
      </w:r>
      <w:r w:rsidR="33BDDB74" w:rsidRPr="00C831AA">
        <w:t xml:space="preserve">, a set of </w:t>
      </w:r>
      <w:r w:rsidR="7FEFA272" w:rsidRPr="00C831AA">
        <w:t xml:space="preserve">reporting </w:t>
      </w:r>
      <w:r w:rsidR="33BDDB74" w:rsidRPr="00C831AA">
        <w:t>guidelines designed for meta-analyses in environmental and ecological research.</w:t>
      </w:r>
      <w:r w:rsidR="00627E1D" w:rsidRPr="00C831AA">
        <w:t xml:space="preserve"> The reporting of the methodology followed MeRIT to improve author contributions’ granularity and accountability </w:t>
      </w:r>
      <w:r w:rsidR="00627E1D" w:rsidRPr="00C831AA">
        <w:fldChar w:fldCharType="begin"/>
      </w:r>
      <w:r w:rsidR="00627E1D" w:rsidRPr="00C831AA">
        <w:instrText xml:space="preserve"> ADDIN ZOTERO_ITEM CSL_CITATION {"citationID":"HmIGZ51o","properties":{"formattedCitation":"(Nakagawa et al. 2023a)","plainCitation":"(Nakagawa et al. 2023a)","noteIndex":0},"citationItems":[{"id":42777,"uris":["http://zotero.org/users/10909068/items/LAQCMQ5Z"],"itemData":{"id":42777,"type":"article-journal","container-title":"Nature Communications","DOI":"10.1038/s41467-023-37039-1","ISSN":"2041-1723","issue":"1","journalAbbreviation":"Nat. Commun.","language":"en","page":"1788","source":"DOI.org (Crossref)","title":"Method Reporting with Initials for Transparency (MeRIT) promotes more granularity and accountability for author contributions","volume":"14","author":[{"family":"Nakagawa","given":"Shinichi"},{"family":"Ivimey-Cook","given":"Edward R."},{"family":"Grainger","given":"Matthew J."},{"family":"O’Dea","given":"Rose E."},{"family":"Burke","given":"Samantha"},{"family":"Drobniak","given":"Szymon M."},{"family":"Gould","given":"Elliot"},{"family":"Macartney","given":"Erin L."},{"family":"Martinig","given":"April Robin"},{"family":"Morrison","given":"Kyle"},{"family":"Paquet","given":"Matthieu"},{"family":"Pick","given":"Joel L."},{"family":"Pottier","given":"Patrice"},{"family":"Ricolfi","given":"Lorenzo"},{"family":"Wilkinson","given":"David P."},{"family":"Willcox","given":"Aaron"},{"family":"Williams","given":"Coralie"},{"family":"Wilson","given":"Laura A. B."},{"family":"Windecker","given":"Saras M."},{"family":"Yang","given":"Yefeng"},{"family":"Lagisz","given":"Malgorzata"}],"issued":{"date-parts":[["2023",4,3]]},"citation-key":"nakagawaMethodReportingInitials2023"}}],"schema":"https://github.com/citation-style-language/schema/raw/master/csl-citation.json"} </w:instrText>
      </w:r>
      <w:r w:rsidR="00627E1D" w:rsidRPr="00C831AA">
        <w:fldChar w:fldCharType="separate"/>
      </w:r>
      <w:r w:rsidR="00627E1D" w:rsidRPr="00C831AA">
        <w:t>(Nakagawa et al. 2023a)</w:t>
      </w:r>
      <w:r w:rsidR="00627E1D" w:rsidRPr="00C831AA">
        <w:fldChar w:fldCharType="end"/>
      </w:r>
      <w:r w:rsidR="00627E1D" w:rsidRPr="00C831AA">
        <w:t>.</w:t>
      </w:r>
    </w:p>
    <w:p w14:paraId="507B93DF" w14:textId="317D9096" w:rsidR="008839ED" w:rsidRPr="00C831AA" w:rsidRDefault="008839ED" w:rsidP="00F812C6"/>
    <w:p w14:paraId="2FE4C04F" w14:textId="77777777" w:rsidR="008839ED" w:rsidRPr="00C831AA" w:rsidRDefault="008839ED" w:rsidP="00F812C6">
      <w:pPr>
        <w:rPr>
          <w:b/>
          <w:bCs/>
        </w:rPr>
      </w:pPr>
      <w:r w:rsidRPr="00C831AA">
        <w:rPr>
          <w:i/>
          <w:iCs/>
        </w:rPr>
        <w:t>Research team</w:t>
      </w:r>
    </w:p>
    <w:p w14:paraId="2899F29E" w14:textId="6E23E4FA" w:rsidR="004C5225" w:rsidRPr="00C831AA" w:rsidRDefault="12629BEE" w:rsidP="00F812C6">
      <w:r w:rsidRPr="00C831AA">
        <w:t xml:space="preserve">Our team includes researchers from various </w:t>
      </w:r>
      <w:r w:rsidR="212866F3" w:rsidRPr="00C831AA">
        <w:t xml:space="preserve">linguistic </w:t>
      </w:r>
      <w:r w:rsidRPr="00C831AA">
        <w:t xml:space="preserve">backgrounds (AL, </w:t>
      </w:r>
      <w:r w:rsidR="5F9C6FD6" w:rsidRPr="00C831AA">
        <w:t>SO, AM</w:t>
      </w:r>
      <w:r w:rsidRPr="00C831AA">
        <w:t>, ML, SN). We have broad experience in systematic evidence synthesis, meta-analysis, and are fluent in multiple languages (English, Spanish, Japanese, Polish, Russian).</w:t>
      </w:r>
    </w:p>
    <w:p w14:paraId="5B771713" w14:textId="77777777" w:rsidR="00627E1D" w:rsidRPr="00C831AA" w:rsidRDefault="00627E1D" w:rsidP="00F812C6"/>
    <w:p w14:paraId="5F033CFE" w14:textId="79218199" w:rsidR="00E7415D" w:rsidRPr="00C831AA" w:rsidRDefault="00416D14" w:rsidP="00F812C6">
      <w:pPr>
        <w:pStyle w:val="Heading2"/>
      </w:pPr>
      <w:r w:rsidRPr="00C831AA">
        <w:t>Eligibility</w:t>
      </w:r>
      <w:r w:rsidR="00041E41" w:rsidRPr="00C831AA">
        <w:t xml:space="preserve"> </w:t>
      </w:r>
      <w:r w:rsidR="00235052" w:rsidRPr="00C831AA">
        <w:t>criteria</w:t>
      </w:r>
    </w:p>
    <w:p w14:paraId="6D63E206" w14:textId="09D051A9" w:rsidR="002101E1" w:rsidRPr="00C831AA" w:rsidRDefault="002101E1" w:rsidP="00F812C6">
      <w:r w:rsidRPr="00C831AA">
        <w:t xml:space="preserve">We developed eligibility criteria based on the Population, Exposure/Intervention, Comparator, Outcomes, </w:t>
      </w:r>
      <w:r w:rsidR="006807F8" w:rsidRPr="00C831AA">
        <w:t xml:space="preserve">and </w:t>
      </w:r>
      <w:r w:rsidRPr="00C831AA">
        <w:t>Study type</w:t>
      </w:r>
      <w:r w:rsidR="008C66EB" w:rsidRPr="00C831AA">
        <w:t xml:space="preserve"> (PECOS)</w:t>
      </w:r>
      <w:r w:rsidRPr="00C831AA">
        <w:t xml:space="preserve"> framework to ensure clarity, consistency, and transparency throughout the </w:t>
      </w:r>
      <w:r w:rsidR="00521414" w:rsidRPr="00C831AA">
        <w:t>screening</w:t>
      </w:r>
      <w:r w:rsidRPr="00C831AA">
        <w:t xml:space="preserve"> process. </w:t>
      </w:r>
      <w:r w:rsidRPr="00C831AA">
        <w:rPr>
          <w:b/>
          <w:bCs/>
        </w:rPr>
        <w:t xml:space="preserve">Table 1 </w:t>
      </w:r>
      <w:r w:rsidRPr="00C831AA">
        <w:t xml:space="preserve">summarizes the core PECOS elements used to guide study selection, and </w:t>
      </w:r>
      <w:r w:rsidRPr="00C831AA">
        <w:rPr>
          <w:b/>
          <w:bCs/>
        </w:rPr>
        <w:t xml:space="preserve">Table 2 </w:t>
      </w:r>
      <w:r w:rsidRPr="00C831AA">
        <w:t>outlines the detailed inclusion and exclusion criteria.</w:t>
      </w:r>
    </w:p>
    <w:p w14:paraId="0CC44373" w14:textId="77777777" w:rsidR="005821DE" w:rsidRPr="00C831AA" w:rsidRDefault="005821DE" w:rsidP="00F812C6">
      <w:pPr>
        <w:spacing w:after="160"/>
        <w:rPr>
          <w:color w:val="000000"/>
        </w:rPr>
      </w:pPr>
      <w:r w:rsidRPr="00C831AA">
        <w:rPr>
          <w:color w:val="000000"/>
        </w:rPr>
        <w:br w:type="page"/>
      </w:r>
    </w:p>
    <w:p w14:paraId="16A244CF" w14:textId="47BE39B7" w:rsidR="00E12D7D" w:rsidRPr="00C831AA" w:rsidRDefault="00E7415D" w:rsidP="00F812C6">
      <w:pPr>
        <w:spacing w:after="0"/>
      </w:pPr>
      <w:r w:rsidRPr="00C831AA">
        <w:rPr>
          <w:b/>
          <w:bCs/>
        </w:rPr>
        <w:lastRenderedPageBreak/>
        <w:t>Table 1.</w:t>
      </w:r>
      <w:r w:rsidRPr="00C831AA">
        <w:t xml:space="preserve"> Population, Exposure</w:t>
      </w:r>
      <w:r w:rsidR="002101E1" w:rsidRPr="00C831AA">
        <w:t>/Intervention</w:t>
      </w:r>
      <w:r w:rsidRPr="00C831AA">
        <w:t>, Comparator, Outcome, Study type (PECOS) framework elements defining the project scope</w:t>
      </w:r>
      <w:r w:rsidR="304F18A1" w:rsidRPr="00C831AA">
        <w:t>.</w:t>
      </w:r>
    </w:p>
    <w:tbl>
      <w:tblPr>
        <w:tblStyle w:val="TableGrid"/>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A0" w:firstRow="1" w:lastRow="0" w:firstColumn="1" w:lastColumn="0" w:noHBand="1" w:noVBand="1"/>
      </w:tblPr>
      <w:tblGrid>
        <w:gridCol w:w="1560"/>
        <w:gridCol w:w="7800"/>
      </w:tblGrid>
      <w:tr w:rsidR="00E12D7D" w:rsidRPr="00C831AA" w14:paraId="712D5316" w14:textId="77777777" w:rsidTr="754464B0">
        <w:trPr>
          <w:trHeight w:val="356"/>
        </w:trPr>
        <w:tc>
          <w:tcPr>
            <w:tcW w:w="1560" w:type="dxa"/>
            <w:tcBorders>
              <w:top w:val="single" w:sz="12" w:space="0" w:color="auto"/>
              <w:left w:val="nil"/>
              <w:bottom w:val="single" w:sz="4" w:space="0" w:color="auto"/>
              <w:right w:val="nil"/>
            </w:tcBorders>
            <w:shd w:val="clear" w:color="auto" w:fill="BBC3EA"/>
            <w:vAlign w:val="center"/>
          </w:tcPr>
          <w:p w14:paraId="017127C2" w14:textId="77777777" w:rsidR="00E12D7D" w:rsidRPr="00C831AA" w:rsidRDefault="00E12D7D" w:rsidP="00C831AA">
            <w:pPr>
              <w:spacing w:line="240" w:lineRule="auto"/>
              <w:rPr>
                <w:b/>
                <w:bCs/>
              </w:rPr>
            </w:pPr>
            <w:r w:rsidRPr="00C831AA">
              <w:rPr>
                <w:b/>
                <w:bCs/>
              </w:rPr>
              <w:t>PECOS</w:t>
            </w:r>
          </w:p>
        </w:tc>
        <w:tc>
          <w:tcPr>
            <w:tcW w:w="7800" w:type="dxa"/>
            <w:tcBorders>
              <w:top w:val="single" w:sz="12" w:space="0" w:color="auto"/>
              <w:left w:val="nil"/>
              <w:bottom w:val="single" w:sz="4" w:space="0" w:color="auto"/>
              <w:right w:val="nil"/>
            </w:tcBorders>
            <w:vAlign w:val="center"/>
          </w:tcPr>
          <w:p w14:paraId="6D0EF080" w14:textId="77777777" w:rsidR="00E12D7D" w:rsidRPr="00C831AA" w:rsidRDefault="00E12D7D" w:rsidP="00C831AA">
            <w:pPr>
              <w:spacing w:line="240" w:lineRule="auto"/>
              <w:rPr>
                <w:b/>
                <w:bCs/>
              </w:rPr>
            </w:pPr>
            <w:r w:rsidRPr="00C831AA">
              <w:rPr>
                <w:b/>
                <w:bCs/>
              </w:rPr>
              <w:t>Evidence</w:t>
            </w:r>
          </w:p>
        </w:tc>
      </w:tr>
      <w:tr w:rsidR="00E12D7D" w:rsidRPr="00C831AA" w14:paraId="5392B8CB" w14:textId="77777777" w:rsidTr="754464B0">
        <w:trPr>
          <w:trHeight w:val="300"/>
        </w:trPr>
        <w:tc>
          <w:tcPr>
            <w:tcW w:w="1560" w:type="dxa"/>
            <w:tcBorders>
              <w:top w:val="single" w:sz="4" w:space="0" w:color="auto"/>
              <w:left w:val="none" w:sz="4" w:space="0" w:color="000000" w:themeColor="text1"/>
              <w:bottom w:val="none" w:sz="4" w:space="0" w:color="000000" w:themeColor="text1"/>
              <w:right w:val="none" w:sz="4" w:space="0" w:color="000000" w:themeColor="text1"/>
            </w:tcBorders>
            <w:shd w:val="clear" w:color="auto" w:fill="BBC3EA"/>
          </w:tcPr>
          <w:p w14:paraId="72D970A5" w14:textId="77777777" w:rsidR="00E12D7D" w:rsidRPr="00C831AA" w:rsidRDefault="00E12D7D" w:rsidP="00C831AA">
            <w:r w:rsidRPr="00C831AA">
              <w:t>Popul</w:t>
            </w:r>
            <w:r w:rsidRPr="00F62B7F">
              <w:t>ation</w:t>
            </w:r>
          </w:p>
        </w:tc>
        <w:tc>
          <w:tcPr>
            <w:tcW w:w="7800" w:type="dxa"/>
            <w:tcBorders>
              <w:top w:val="single" w:sz="4" w:space="0" w:color="auto"/>
              <w:left w:val="none" w:sz="4" w:space="0" w:color="000000" w:themeColor="text1"/>
              <w:bottom w:val="none" w:sz="4" w:space="0" w:color="000000" w:themeColor="text1"/>
              <w:right w:val="none" w:sz="4" w:space="0" w:color="000000" w:themeColor="text1"/>
            </w:tcBorders>
          </w:tcPr>
          <w:p w14:paraId="1AC35B4F" w14:textId="7381CBA8" w:rsidR="00C831AA" w:rsidRPr="00C831AA" w:rsidRDefault="6B8A7070" w:rsidP="00C831AA">
            <w:r>
              <w:t xml:space="preserve">Offspring of laboratory-bred rodent dams that are non-genetically modified and free of pharmacological or surgical </w:t>
            </w:r>
            <w:r w:rsidR="15732535">
              <w:t>treatments</w:t>
            </w:r>
            <w:r>
              <w:t xml:space="preserve">, maintained under </w:t>
            </w:r>
            <w:r w:rsidR="7018629B">
              <w:t xml:space="preserve">standard </w:t>
            </w:r>
            <w:r w:rsidR="059DF95B">
              <w:t>laboratory housing</w:t>
            </w:r>
            <w:r>
              <w:t xml:space="preserve"> conditions</w:t>
            </w:r>
            <w:r w:rsidR="1A29EB97">
              <w:t xml:space="preserve"> following birth</w:t>
            </w:r>
            <w:r w:rsidR="6B78198D">
              <w:t>.</w:t>
            </w:r>
          </w:p>
        </w:tc>
      </w:tr>
      <w:tr w:rsidR="00E12D7D" w:rsidRPr="00C831AA" w14:paraId="4B98970C" w14:textId="77777777" w:rsidTr="754464B0">
        <w:trPr>
          <w:trHeight w:val="300"/>
        </w:trPr>
        <w:tc>
          <w:tcPr>
            <w:tcW w:w="156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BBC3EA"/>
          </w:tcPr>
          <w:p w14:paraId="77038168" w14:textId="77777777" w:rsidR="005821DE" w:rsidRPr="00C831AA" w:rsidRDefault="00E12D7D" w:rsidP="00C831AA">
            <w:r w:rsidRPr="00C831AA">
              <w:t>Exposure/</w:t>
            </w:r>
          </w:p>
          <w:p w14:paraId="3EC82E72" w14:textId="72D52BF0" w:rsidR="00E12D7D" w:rsidRPr="00C831AA" w:rsidRDefault="00E12D7D" w:rsidP="00C831AA">
            <w:r w:rsidRPr="00C831AA">
              <w:t>Intervention</w:t>
            </w:r>
          </w:p>
        </w:tc>
        <w:tc>
          <w:tcPr>
            <w:tcW w:w="78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0AA9811" w14:textId="3AE071A8" w:rsidR="00E12D7D" w:rsidRPr="00C831AA" w:rsidRDefault="3AE65DD4" w:rsidP="00C831AA">
            <w:r w:rsidRPr="00C831AA">
              <w:t>Exposure to chronic noise administered to dams at any point during gestation (including exposure periods that may begin pre-gestation)</w:t>
            </w:r>
            <w:r w:rsidR="00BD3203" w:rsidRPr="00C831AA">
              <w:t>.</w:t>
            </w:r>
            <w:r w:rsidRPr="00C831AA">
              <w:t xml:space="preserve"> </w:t>
            </w:r>
            <w:r w:rsidR="53BAD768" w:rsidRPr="00C831AA">
              <w:t>Chronic noise refers to an intermittent or continuous acoustic stimulus, lacking musical structure (i.e., melody, rhythm, harmony)</w:t>
            </w:r>
            <w:r w:rsidR="000128EB" w:rsidRPr="00C831AA">
              <w:t xml:space="preserve">, </w:t>
            </w:r>
            <w:r w:rsidR="53BAD768" w:rsidRPr="00C831AA">
              <w:t>delivered over a prolonged period (</w:t>
            </w:r>
            <w:r w:rsidR="18FFC1E7" w:rsidRPr="00C831AA">
              <w:t>i.e.</w:t>
            </w:r>
            <w:r w:rsidR="53BAD768" w:rsidRPr="00C831AA">
              <w:t>, ≥7 consecutive days</w:t>
            </w:r>
            <w:r w:rsidR="74DF06A4" w:rsidRPr="00C831AA">
              <w:t>).</w:t>
            </w:r>
            <w:r w:rsidR="000128EB" w:rsidRPr="00C831AA">
              <w:t xml:space="preserve"> </w:t>
            </w:r>
            <w:r w:rsidR="001044CE" w:rsidRPr="00C831AA">
              <w:t>We will include any noise intensity (dB) that the study authors explicitly describe and use as a stressor.</w:t>
            </w:r>
          </w:p>
        </w:tc>
      </w:tr>
      <w:tr w:rsidR="00E12D7D" w:rsidRPr="00C831AA" w14:paraId="462E4ED2" w14:textId="77777777" w:rsidTr="754464B0">
        <w:trPr>
          <w:trHeight w:val="300"/>
        </w:trPr>
        <w:tc>
          <w:tcPr>
            <w:tcW w:w="156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BBC3EA"/>
          </w:tcPr>
          <w:p w14:paraId="37E77D27" w14:textId="01192E56" w:rsidR="00E12D7D" w:rsidRPr="00C831AA" w:rsidRDefault="00E12D7D" w:rsidP="00C831AA">
            <w:r w:rsidRPr="00C831AA">
              <w:t>Comparator</w:t>
            </w:r>
          </w:p>
        </w:tc>
        <w:tc>
          <w:tcPr>
            <w:tcW w:w="78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6B91A2F" w14:textId="556ED980" w:rsidR="00E12D7D" w:rsidRPr="00C831AA" w:rsidRDefault="10E91338" w:rsidP="00C831AA">
            <w:r>
              <w:t xml:space="preserve">Laboratory-bred and non-genetically modified offspring of rodent dams maintained, under </w:t>
            </w:r>
            <w:r w:rsidR="47905676">
              <w:t xml:space="preserve">standard </w:t>
            </w:r>
            <w:r w:rsidR="03566253">
              <w:t>laboratory</w:t>
            </w:r>
            <w:r>
              <w:t xml:space="preserve"> housing conditions</w:t>
            </w:r>
            <w:r w:rsidR="258CDBC5">
              <w:t xml:space="preserve"> and </w:t>
            </w:r>
            <w:r w:rsidR="6266E797">
              <w:t>n</w:t>
            </w:r>
            <w:r>
              <w:t>ot exposed to noise during gestation (i.e.</w:t>
            </w:r>
            <w:r w:rsidR="3E0BEB54">
              <w:t>,</w:t>
            </w:r>
            <w:r>
              <w:t xml:space="preserve"> only exposed to </w:t>
            </w:r>
            <w:r w:rsidR="4DBA0C31">
              <w:t>ambient noise [including white noise],</w:t>
            </w:r>
            <w:r>
              <w:t xml:space="preserve"> silence</w:t>
            </w:r>
            <w:r w:rsidR="4DBA0C31">
              <w:t>)</w:t>
            </w:r>
            <w:r w:rsidR="0D01325B">
              <w:t>.</w:t>
            </w:r>
          </w:p>
        </w:tc>
      </w:tr>
      <w:tr w:rsidR="00E12D7D" w:rsidRPr="00C831AA" w14:paraId="1FA7E859" w14:textId="77777777" w:rsidTr="754464B0">
        <w:trPr>
          <w:trHeight w:val="300"/>
        </w:trPr>
        <w:tc>
          <w:tcPr>
            <w:tcW w:w="1560" w:type="dxa"/>
            <w:tcBorders>
              <w:top w:val="none" w:sz="4" w:space="0" w:color="000000" w:themeColor="text1"/>
              <w:left w:val="none" w:sz="4" w:space="0" w:color="000000" w:themeColor="text1"/>
              <w:bottom w:val="nil"/>
              <w:right w:val="none" w:sz="4" w:space="0" w:color="000000" w:themeColor="text1"/>
            </w:tcBorders>
            <w:shd w:val="clear" w:color="auto" w:fill="BBC3EA"/>
          </w:tcPr>
          <w:p w14:paraId="7992AEA5" w14:textId="77777777" w:rsidR="00E12D7D" w:rsidRPr="00C831AA" w:rsidRDefault="00E12D7D" w:rsidP="00C831AA">
            <w:r w:rsidRPr="00C831AA">
              <w:t>Outcome</w:t>
            </w:r>
          </w:p>
        </w:tc>
        <w:tc>
          <w:tcPr>
            <w:tcW w:w="7800" w:type="dxa"/>
            <w:tcBorders>
              <w:top w:val="none" w:sz="4" w:space="0" w:color="000000" w:themeColor="text1"/>
              <w:left w:val="none" w:sz="4" w:space="0" w:color="000000" w:themeColor="text1"/>
              <w:bottom w:val="nil"/>
              <w:right w:val="none" w:sz="4" w:space="0" w:color="000000" w:themeColor="text1"/>
            </w:tcBorders>
          </w:tcPr>
          <w:p w14:paraId="0B42E06A" w14:textId="10ABD95D" w:rsidR="00E12D7D" w:rsidRPr="00C831AA" w:rsidRDefault="10E91338">
            <w:r>
              <w:t>Established measures of anxiety and depression measured in the offspring</w:t>
            </w:r>
            <w:r w:rsidR="7C2AAC4F">
              <w:t>. Using one of the</w:t>
            </w:r>
            <w:r w:rsidR="54810ABD">
              <w:t>s</w:t>
            </w:r>
            <w:r w:rsidR="7DDC7A92">
              <w:t>e</w:t>
            </w:r>
            <w:r w:rsidR="7C2AAC4F">
              <w:t xml:space="preserve"> </w:t>
            </w:r>
            <w:r>
              <w:t>assays</w:t>
            </w:r>
            <w:r w:rsidR="343FB4CB">
              <w:t xml:space="preserve"> (or equivalent)</w:t>
            </w:r>
            <w:r>
              <w:t xml:space="preserve">: </w:t>
            </w:r>
            <w:r w:rsidR="0D523158">
              <w:t xml:space="preserve">Open Field Test (OFT), Elevated Plus maze (EPM), Light–dark box (LDB), Hole Board Test (HBT), Novelty Suppressed </w:t>
            </w:r>
            <w:r w:rsidR="0D523158">
              <w:lastRenderedPageBreak/>
              <w:t>Feeding (NSF), Defensive Withdrawal Test (DWT)</w:t>
            </w:r>
            <w:r w:rsidR="2F024D09">
              <w:t>, T</w:t>
            </w:r>
            <w:r w:rsidR="0D523158">
              <w:t xml:space="preserve">ail </w:t>
            </w:r>
            <w:r w:rsidR="2F024D09">
              <w:t>S</w:t>
            </w:r>
            <w:r w:rsidR="0D523158">
              <w:t xml:space="preserve">uspension </w:t>
            </w:r>
            <w:r w:rsidR="2F024D09">
              <w:t>T</w:t>
            </w:r>
            <w:r w:rsidR="0D523158">
              <w:t xml:space="preserve">est (TST), </w:t>
            </w:r>
            <w:r w:rsidR="2F024D09">
              <w:t>F</w:t>
            </w:r>
            <w:r w:rsidR="0D523158">
              <w:t xml:space="preserve">orced </w:t>
            </w:r>
            <w:r w:rsidR="2F024D09">
              <w:t>S</w:t>
            </w:r>
            <w:r w:rsidR="0D523158">
              <w:t xml:space="preserve">wim </w:t>
            </w:r>
            <w:r w:rsidR="2F024D09">
              <w:t>T</w:t>
            </w:r>
            <w:r w:rsidR="0D523158">
              <w:t xml:space="preserve">est (FST), </w:t>
            </w:r>
            <w:r w:rsidR="2F024D09">
              <w:t>S</w:t>
            </w:r>
            <w:r w:rsidR="0D523158">
              <w:t xml:space="preserve">ucrose </w:t>
            </w:r>
            <w:r w:rsidR="2F024D09">
              <w:t>P</w:t>
            </w:r>
            <w:r w:rsidR="0D523158">
              <w:t xml:space="preserve">reference </w:t>
            </w:r>
            <w:r w:rsidR="2F024D09">
              <w:t>T</w:t>
            </w:r>
            <w:r w:rsidR="0D523158">
              <w:t>est (SPT).</w:t>
            </w:r>
          </w:p>
        </w:tc>
      </w:tr>
      <w:tr w:rsidR="00E12D7D" w:rsidRPr="00C831AA" w14:paraId="6314E49E" w14:textId="77777777" w:rsidTr="754464B0">
        <w:trPr>
          <w:trHeight w:val="351"/>
        </w:trPr>
        <w:tc>
          <w:tcPr>
            <w:tcW w:w="1560" w:type="dxa"/>
            <w:tcBorders>
              <w:top w:val="nil"/>
              <w:left w:val="nil"/>
              <w:bottom w:val="single" w:sz="4" w:space="0" w:color="auto"/>
              <w:right w:val="nil"/>
            </w:tcBorders>
            <w:shd w:val="clear" w:color="auto" w:fill="BBC3EA"/>
          </w:tcPr>
          <w:p w14:paraId="07896DC3" w14:textId="77777777" w:rsidR="00E12D7D" w:rsidRPr="00C831AA" w:rsidRDefault="00E12D7D" w:rsidP="00C831AA">
            <w:r w:rsidRPr="00C831AA">
              <w:lastRenderedPageBreak/>
              <w:t>Study type</w:t>
            </w:r>
          </w:p>
        </w:tc>
        <w:tc>
          <w:tcPr>
            <w:tcW w:w="7800" w:type="dxa"/>
            <w:tcBorders>
              <w:top w:val="nil"/>
              <w:left w:val="nil"/>
              <w:bottom w:val="single" w:sz="4" w:space="0" w:color="auto"/>
              <w:right w:val="nil"/>
            </w:tcBorders>
          </w:tcPr>
          <w:p w14:paraId="3E4473A2" w14:textId="7B6DAAA2" w:rsidR="00E12D7D" w:rsidRPr="00C831AA" w:rsidRDefault="6BC37BCF" w:rsidP="00C831AA">
            <w:r>
              <w:t>E</w:t>
            </w:r>
            <w:r w:rsidR="4878D8E0">
              <w:t>xperimental</w:t>
            </w:r>
            <w:r>
              <w:t xml:space="preserve"> primary studies, peer-reviewed or grey literature (theses)</w:t>
            </w:r>
            <w:r w:rsidR="3C2EB431">
              <w:t>.</w:t>
            </w:r>
          </w:p>
        </w:tc>
      </w:tr>
    </w:tbl>
    <w:p w14:paraId="6FA3DA09" w14:textId="01203C28" w:rsidR="00C831AA" w:rsidRDefault="00C831AA" w:rsidP="00F812C6">
      <w:pPr>
        <w:spacing w:after="0"/>
        <w:rPr>
          <w:b/>
          <w:bCs/>
        </w:rPr>
      </w:pPr>
    </w:p>
    <w:p w14:paraId="4CB0826D" w14:textId="77777777" w:rsidR="00C831AA" w:rsidRDefault="00C831AA">
      <w:pPr>
        <w:spacing w:after="160" w:line="279" w:lineRule="auto"/>
        <w:rPr>
          <w:b/>
          <w:bCs/>
        </w:rPr>
      </w:pPr>
      <w:r>
        <w:rPr>
          <w:b/>
          <w:bCs/>
        </w:rPr>
        <w:br w:type="page"/>
      </w:r>
    </w:p>
    <w:p w14:paraId="293E7A6F" w14:textId="36DDA230" w:rsidR="00495F5C" w:rsidRPr="00C831AA" w:rsidRDefault="00495F5C" w:rsidP="00F812C6">
      <w:pPr>
        <w:spacing w:after="0"/>
      </w:pPr>
      <w:r w:rsidRPr="00C831AA">
        <w:rPr>
          <w:b/>
          <w:bCs/>
        </w:rPr>
        <w:lastRenderedPageBreak/>
        <w:t xml:space="preserve">Table 2. </w:t>
      </w:r>
      <w:r w:rsidRPr="00C831AA">
        <w:t>PECOS-structured inclusion and exclusion criteria</w:t>
      </w:r>
    </w:p>
    <w:tbl>
      <w:tblPr>
        <w:tblStyle w:val="TableGrid"/>
        <w:tblW w:w="0" w:type="auto"/>
        <w:tblInd w:w="0" w:type="dxa"/>
        <w:tblLayout w:type="fixed"/>
        <w:tblLook w:val="06A0" w:firstRow="1" w:lastRow="0" w:firstColumn="1" w:lastColumn="0" w:noHBand="1" w:noVBand="1"/>
      </w:tblPr>
      <w:tblGrid>
        <w:gridCol w:w="1695"/>
        <w:gridCol w:w="3210"/>
        <w:gridCol w:w="4455"/>
      </w:tblGrid>
      <w:tr w:rsidR="00495F5C" w:rsidRPr="00C831AA" w14:paraId="663DA504" w14:textId="77777777" w:rsidTr="754464B0">
        <w:trPr>
          <w:trHeight w:val="451"/>
        </w:trPr>
        <w:tc>
          <w:tcPr>
            <w:tcW w:w="1695" w:type="dxa"/>
            <w:tcBorders>
              <w:top w:val="single" w:sz="12" w:space="0" w:color="auto"/>
              <w:bottom w:val="single" w:sz="4" w:space="0" w:color="auto"/>
            </w:tcBorders>
            <w:shd w:val="clear" w:color="auto" w:fill="BBC3EA"/>
            <w:vAlign w:val="center"/>
          </w:tcPr>
          <w:p w14:paraId="5CEBC34C" w14:textId="77777777" w:rsidR="00495F5C" w:rsidRPr="00C831AA" w:rsidRDefault="00495F5C" w:rsidP="00C32244">
            <w:pPr>
              <w:spacing w:after="0" w:line="240" w:lineRule="auto"/>
              <w:ind w:left="142" w:right="135"/>
            </w:pPr>
            <w:r w:rsidRPr="00C831AA">
              <w:t>PECOS</w:t>
            </w:r>
          </w:p>
        </w:tc>
        <w:tc>
          <w:tcPr>
            <w:tcW w:w="3210" w:type="dxa"/>
            <w:tcBorders>
              <w:top w:val="single" w:sz="12" w:space="0" w:color="auto"/>
              <w:bottom w:val="single" w:sz="4" w:space="0" w:color="auto"/>
            </w:tcBorders>
            <w:vAlign w:val="center"/>
          </w:tcPr>
          <w:p w14:paraId="5BB025AE" w14:textId="77777777" w:rsidR="00495F5C" w:rsidRPr="00C831AA" w:rsidRDefault="00495F5C" w:rsidP="00C32244">
            <w:pPr>
              <w:tabs>
                <w:tab w:val="left" w:pos="1282"/>
              </w:tabs>
              <w:spacing w:after="0" w:line="240" w:lineRule="auto"/>
              <w:ind w:left="148" w:right="82"/>
            </w:pPr>
            <w:r w:rsidRPr="00C831AA">
              <w:t>Inclusion</w:t>
            </w:r>
          </w:p>
        </w:tc>
        <w:tc>
          <w:tcPr>
            <w:tcW w:w="4455" w:type="dxa"/>
            <w:tcBorders>
              <w:top w:val="single" w:sz="12" w:space="0" w:color="auto"/>
              <w:bottom w:val="single" w:sz="4" w:space="0" w:color="auto"/>
            </w:tcBorders>
            <w:vAlign w:val="center"/>
          </w:tcPr>
          <w:p w14:paraId="0FA273B5" w14:textId="77777777" w:rsidR="00495F5C" w:rsidRPr="00C831AA" w:rsidRDefault="00495F5C" w:rsidP="00C32244">
            <w:pPr>
              <w:spacing w:after="0" w:line="240" w:lineRule="auto"/>
              <w:ind w:left="201" w:right="153"/>
            </w:pPr>
            <w:r w:rsidRPr="00C831AA">
              <w:t>Exclusion</w:t>
            </w:r>
          </w:p>
        </w:tc>
      </w:tr>
      <w:tr w:rsidR="00495F5C" w:rsidRPr="00C831AA" w14:paraId="4A46B427" w14:textId="77777777" w:rsidTr="754464B0">
        <w:trPr>
          <w:trHeight w:val="300"/>
        </w:trPr>
        <w:tc>
          <w:tcPr>
            <w:tcW w:w="1695" w:type="dxa"/>
            <w:tcBorders>
              <w:top w:val="single" w:sz="4" w:space="0" w:color="auto"/>
            </w:tcBorders>
            <w:shd w:val="clear" w:color="auto" w:fill="BBC3EA"/>
          </w:tcPr>
          <w:p w14:paraId="65F0887B" w14:textId="77777777" w:rsidR="00495F5C" w:rsidRPr="00C831AA" w:rsidRDefault="00495F5C" w:rsidP="00C32244">
            <w:pPr>
              <w:spacing w:after="0"/>
              <w:ind w:left="142" w:right="135"/>
            </w:pPr>
            <w:r w:rsidRPr="00C831AA">
              <w:t>Population</w:t>
            </w:r>
          </w:p>
        </w:tc>
        <w:tc>
          <w:tcPr>
            <w:tcW w:w="3210" w:type="dxa"/>
            <w:tcBorders>
              <w:top w:val="single" w:sz="4" w:space="0" w:color="auto"/>
            </w:tcBorders>
          </w:tcPr>
          <w:p w14:paraId="336D73F4" w14:textId="4314684F" w:rsidR="00495F5C" w:rsidRPr="00C831AA" w:rsidRDefault="0E9C8E97" w:rsidP="008B4479">
            <w:pPr>
              <w:tabs>
                <w:tab w:val="left" w:pos="1282"/>
              </w:tabs>
              <w:spacing w:after="0"/>
              <w:ind w:left="148" w:right="82"/>
            </w:pPr>
            <w:r>
              <w:t>Offspring of laboratory-bred rodents (e.g., mice, rats,</w:t>
            </w:r>
            <w:r w:rsidR="261B97A6">
              <w:t xml:space="preserve"> </w:t>
            </w:r>
            <w:r w:rsidR="300DB2B6">
              <w:t>Guinea pigs</w:t>
            </w:r>
            <w:r>
              <w:t>) not genetically modified or pharmacologically or surgically treated animals</w:t>
            </w:r>
            <w:r w:rsidR="025CB827">
              <w:t>), except sham controls</w:t>
            </w:r>
            <w:r w:rsidR="2AEE5E3C">
              <w:t>.</w:t>
            </w:r>
          </w:p>
        </w:tc>
        <w:tc>
          <w:tcPr>
            <w:tcW w:w="4455" w:type="dxa"/>
            <w:tcBorders>
              <w:top w:val="single" w:sz="4" w:space="0" w:color="auto"/>
            </w:tcBorders>
          </w:tcPr>
          <w:p w14:paraId="09061B01" w14:textId="2BBE7856" w:rsidR="00495F5C" w:rsidRPr="00C831AA" w:rsidRDefault="0E9C8E97" w:rsidP="002F3A07">
            <w:pPr>
              <w:spacing w:after="0"/>
              <w:ind w:left="201" w:right="153"/>
            </w:pPr>
            <w:bookmarkStart w:id="0" w:name="OLE_LINK1"/>
            <w:r>
              <w:t xml:space="preserve">Wild-caught rodents, rodents under the effect of behaviour modifying drugs (e.g., anxiolytics, antidepressants), except for sham pharmacological manipulations (e.g., saline). Rodents subjected to surgical procedures, except for sham interventions. </w:t>
            </w:r>
            <w:r w:rsidR="7402FB76">
              <w:t>G</w:t>
            </w:r>
            <w:r>
              <w:t>enetically modified rodents (e.g., transgenic, knockout/knock-in lines).</w:t>
            </w:r>
            <w:bookmarkEnd w:id="0"/>
            <w:r>
              <w:t xml:space="preserve"> </w:t>
            </w:r>
            <w:r w:rsidR="6E3BF37B">
              <w:t>Neither the offspring nor the dams should be subject to any other perinatal induced stress protocol beside chronic noise (e.g., restraining, crowding, maternal separation)</w:t>
            </w:r>
            <w:r w:rsidR="04CE4608">
              <w:t>.</w:t>
            </w:r>
          </w:p>
        </w:tc>
      </w:tr>
      <w:tr w:rsidR="00495F5C" w:rsidRPr="00C831AA" w14:paraId="4931AFF1" w14:textId="77777777" w:rsidTr="754464B0">
        <w:trPr>
          <w:trHeight w:val="300"/>
        </w:trPr>
        <w:tc>
          <w:tcPr>
            <w:tcW w:w="1695" w:type="dxa"/>
            <w:shd w:val="clear" w:color="auto" w:fill="BBC3EA"/>
          </w:tcPr>
          <w:p w14:paraId="157A1E41" w14:textId="77777777" w:rsidR="00495F5C" w:rsidRPr="00C831AA" w:rsidRDefault="00495F5C" w:rsidP="00C32244">
            <w:pPr>
              <w:spacing w:after="0"/>
              <w:ind w:left="142" w:right="135"/>
            </w:pPr>
            <w:r w:rsidRPr="00C831AA">
              <w:t>Exposure/Intervention</w:t>
            </w:r>
          </w:p>
        </w:tc>
        <w:tc>
          <w:tcPr>
            <w:tcW w:w="3210" w:type="dxa"/>
          </w:tcPr>
          <w:p w14:paraId="08E74E2D" w14:textId="5F9C1DA8" w:rsidR="00495F5C" w:rsidRPr="00C831AA" w:rsidRDefault="566F31FE" w:rsidP="00C32244">
            <w:pPr>
              <w:tabs>
                <w:tab w:val="left" w:pos="1282"/>
              </w:tabs>
              <w:spacing w:after="0"/>
              <w:ind w:left="148" w:right="82"/>
            </w:pPr>
            <w:r>
              <w:t>Chronic noise exposure administered to dams exclusively during the prenatal (gestational) period</w:t>
            </w:r>
            <w:r w:rsidR="2D3377B2">
              <w:t xml:space="preserve"> (or before and during gestation)</w:t>
            </w:r>
            <w:r>
              <w:t xml:space="preserve">. The exposure must </w:t>
            </w:r>
            <w:r>
              <w:lastRenderedPageBreak/>
              <w:t xml:space="preserve">meet the definition of chronic noise: an acoustic stimulus lacking musical structure, </w:t>
            </w:r>
            <w:r w:rsidR="0FF59112">
              <w:t xml:space="preserve">repeatedly </w:t>
            </w:r>
            <w:r>
              <w:t xml:space="preserve">delivered </w:t>
            </w:r>
            <w:r w:rsidR="6633C9DF">
              <w:t xml:space="preserve">over an extended period (e.g., </w:t>
            </w:r>
            <w:r>
              <w:t>≥7 consecutive days</w:t>
            </w:r>
            <w:r w:rsidR="6633C9DF">
              <w:t>)</w:t>
            </w:r>
            <w:r>
              <w:t xml:space="preserve">. Noise frequencies can be across infrasonic, audible, and ultrasonic ranges. Include studies using playback to simulate anthropogenic noise (e.g., urban, industrial noise), ultrasonic noise generators, synthetic computer-generated signals, </w:t>
            </w:r>
            <w:r w:rsidR="7B788DE2">
              <w:t xml:space="preserve">loud </w:t>
            </w:r>
            <w:r>
              <w:t>white noise, or other acoustic stimuli recognized as</w:t>
            </w:r>
            <w:r w:rsidR="6633C9DF">
              <w:t xml:space="preserve"> a stressor</w:t>
            </w:r>
            <w:r>
              <w:t xml:space="preserve"> by the authors</w:t>
            </w:r>
            <w:r w:rsidR="7B0B958D">
              <w:t>.</w:t>
            </w:r>
          </w:p>
        </w:tc>
        <w:tc>
          <w:tcPr>
            <w:tcW w:w="4455" w:type="dxa"/>
          </w:tcPr>
          <w:p w14:paraId="2CAECE6B" w14:textId="71B849C3" w:rsidR="00495F5C" w:rsidRPr="000F5118" w:rsidRDefault="62DA4319" w:rsidP="00C32244">
            <w:pPr>
              <w:spacing w:after="0"/>
              <w:ind w:left="201" w:right="153"/>
              <w:rPr>
                <w:lang w:val="en-CA"/>
              </w:rPr>
            </w:pPr>
            <w:r>
              <w:lastRenderedPageBreak/>
              <w:t xml:space="preserve">Exposure to </w:t>
            </w:r>
            <w:r w:rsidR="0E9C8E97">
              <w:t xml:space="preserve">music, defined as structured acoustic stimulation with organized pitch and/or rhythmic patterns (melody, beat, harmony), intentionally produced or recognized as music. Studies where chronic noise is combined with </w:t>
            </w:r>
            <w:r w:rsidR="325DDEFA">
              <w:t xml:space="preserve">other </w:t>
            </w:r>
            <w:r w:rsidR="0E9C8E97">
              <w:lastRenderedPageBreak/>
              <w:t xml:space="preserve">unrelated stressors (e.g., electric shock, chemical exposure, lights) such that the specific effects of noise cannot be isolated. </w:t>
            </w:r>
            <w:r w:rsidR="09AC92F6">
              <w:t>A</w:t>
            </w:r>
            <w:r w:rsidR="0E9C8E97">
              <w:t xml:space="preserve">cute noise (one-off or short exposures, e.g., tones to evaluate hearing thresholds or induce hearing loss). </w:t>
            </w:r>
            <w:r w:rsidR="24B33251">
              <w:t>P</w:t>
            </w:r>
            <w:r w:rsidR="0E9C8E97">
              <w:t xml:space="preserve">layback of natural sounds (e.g., geotechnical, weather, </w:t>
            </w:r>
            <w:r w:rsidR="350822F4">
              <w:t xml:space="preserve">other </w:t>
            </w:r>
            <w:r w:rsidR="0E9C8E97">
              <w:t>natur</w:t>
            </w:r>
            <w:r w:rsidR="797B7A5B">
              <w:t>e</w:t>
            </w:r>
            <w:r w:rsidR="0E9C8E97">
              <w:t xml:space="preserve"> </w:t>
            </w:r>
            <w:r w:rsidR="2CC8702A">
              <w:t>sounds</w:t>
            </w:r>
            <w:r w:rsidR="0E9C8E97">
              <w:t>) or other animals (e.g., predator calls, conspecific calls).</w:t>
            </w:r>
          </w:p>
        </w:tc>
      </w:tr>
      <w:tr w:rsidR="00495F5C" w:rsidRPr="00C831AA" w14:paraId="4F03E950" w14:textId="77777777" w:rsidTr="005B4420">
        <w:trPr>
          <w:trHeight w:val="3574"/>
        </w:trPr>
        <w:tc>
          <w:tcPr>
            <w:tcW w:w="1695" w:type="dxa"/>
            <w:shd w:val="clear" w:color="auto" w:fill="BBC3EA"/>
          </w:tcPr>
          <w:p w14:paraId="12379EEC" w14:textId="3E133A5C" w:rsidR="00495F5C" w:rsidRPr="00C831AA" w:rsidRDefault="4D70DD99" w:rsidP="0544AA06">
            <w:pPr>
              <w:spacing w:after="0"/>
              <w:ind w:left="142" w:right="135"/>
            </w:pPr>
            <w:r w:rsidRPr="00C831AA">
              <w:lastRenderedPageBreak/>
              <w:t>Comparator</w:t>
            </w:r>
          </w:p>
        </w:tc>
        <w:tc>
          <w:tcPr>
            <w:tcW w:w="3210" w:type="dxa"/>
          </w:tcPr>
          <w:p w14:paraId="7AD88C90" w14:textId="2B37528B" w:rsidR="00495F5C" w:rsidRPr="00C831AA" w:rsidRDefault="0E9C8E97" w:rsidP="00C32244">
            <w:pPr>
              <w:tabs>
                <w:tab w:val="left" w:pos="1282"/>
              </w:tabs>
              <w:spacing w:after="0"/>
              <w:ind w:left="148" w:right="82"/>
            </w:pPr>
            <w:r>
              <w:t xml:space="preserve">Offspring from dams housed under laboratory standard housing conditions (no experimental </w:t>
            </w:r>
            <w:r w:rsidR="00DAD397">
              <w:t xml:space="preserve">noise, </w:t>
            </w:r>
            <w:r>
              <w:t xml:space="preserve">i.e. </w:t>
            </w:r>
            <w:r w:rsidR="4F576949">
              <w:t>allowing</w:t>
            </w:r>
            <w:r>
              <w:t xml:space="preserve"> conditions of ambient noise</w:t>
            </w:r>
            <w:r w:rsidR="7A3E373D">
              <w:t xml:space="preserve"> [including white noise]</w:t>
            </w:r>
            <w:r>
              <w:t>, silence—if applied consistently across groups)</w:t>
            </w:r>
            <w:r w:rsidR="4479201E">
              <w:t>.</w:t>
            </w:r>
          </w:p>
        </w:tc>
        <w:tc>
          <w:tcPr>
            <w:tcW w:w="4455" w:type="dxa"/>
          </w:tcPr>
          <w:p w14:paraId="60955F6E" w14:textId="51876E11" w:rsidR="00495F5C" w:rsidRPr="00C831AA" w:rsidRDefault="3ABBF211" w:rsidP="00C32244">
            <w:pPr>
              <w:spacing w:after="0"/>
              <w:ind w:left="201" w:right="153"/>
            </w:pPr>
            <w:r w:rsidRPr="00C831AA">
              <w:t>Offspring of p</w:t>
            </w:r>
            <w:r w:rsidR="00495F5C" w:rsidRPr="00C831AA">
              <w:t>regnant or lactating dams exposed to music or other structured</w:t>
            </w:r>
            <w:r w:rsidR="0085675A" w:rsidRPr="00C831AA">
              <w:t xml:space="preserve"> or unstructured</w:t>
            </w:r>
            <w:r w:rsidR="00495F5C" w:rsidRPr="00C831AA">
              <w:t xml:space="preserve"> sounds</w:t>
            </w:r>
            <w:r w:rsidR="00E93293" w:rsidRPr="00C831AA">
              <w:t xml:space="preserve"> considered stressors</w:t>
            </w:r>
            <w:r w:rsidR="00495F5C" w:rsidRPr="00C831AA">
              <w:t>, or other experimental stressors, as a control condition.</w:t>
            </w:r>
          </w:p>
          <w:p w14:paraId="5D7AE72F" w14:textId="77777777" w:rsidR="00495F5C" w:rsidRPr="00C831AA" w:rsidRDefault="00495F5C" w:rsidP="00C32244">
            <w:pPr>
              <w:spacing w:after="0"/>
              <w:ind w:left="201" w:right="153"/>
            </w:pPr>
          </w:p>
        </w:tc>
      </w:tr>
      <w:tr w:rsidR="00495F5C" w:rsidRPr="00C831AA" w14:paraId="6B09E1EB" w14:textId="77777777" w:rsidTr="0029760E">
        <w:trPr>
          <w:trHeight w:val="2440"/>
        </w:trPr>
        <w:tc>
          <w:tcPr>
            <w:tcW w:w="1695" w:type="dxa"/>
            <w:shd w:val="clear" w:color="auto" w:fill="BBC3EA"/>
          </w:tcPr>
          <w:p w14:paraId="641A89D6" w14:textId="77777777" w:rsidR="00495F5C" w:rsidRPr="00C831AA" w:rsidRDefault="00495F5C" w:rsidP="00C32244">
            <w:pPr>
              <w:spacing w:after="0"/>
              <w:ind w:left="142" w:right="135"/>
            </w:pPr>
            <w:r w:rsidRPr="00C831AA">
              <w:t>Outcome</w:t>
            </w:r>
          </w:p>
        </w:tc>
        <w:tc>
          <w:tcPr>
            <w:tcW w:w="3210" w:type="dxa"/>
          </w:tcPr>
          <w:p w14:paraId="6926C688" w14:textId="75AFA1E7" w:rsidR="00495F5C" w:rsidRPr="00C831AA" w:rsidRDefault="00495F5C" w:rsidP="00C32244">
            <w:pPr>
              <w:tabs>
                <w:tab w:val="left" w:pos="1282"/>
              </w:tabs>
              <w:spacing w:after="0"/>
              <w:ind w:left="148" w:right="82"/>
            </w:pPr>
            <w:r w:rsidRPr="00C831AA">
              <w:t>Include studies reporting at least one established measure of anxiety and depression in the offspring assessed postnatally, including:</w:t>
            </w:r>
            <w:r w:rsidRPr="00C831AA">
              <w:br/>
            </w:r>
            <w:r w:rsidRPr="00C831AA">
              <w:rPr>
                <w:b/>
                <w:bCs/>
              </w:rPr>
              <w:t>Anxiety:</w:t>
            </w:r>
            <w:r w:rsidRPr="00C831AA">
              <w:t xml:space="preserve"> </w:t>
            </w:r>
            <w:r w:rsidR="00DD585A" w:rsidRPr="00C831AA">
              <w:t>O</w:t>
            </w:r>
            <w:r w:rsidRPr="00C831AA">
              <w:t xml:space="preserve">pen </w:t>
            </w:r>
            <w:r w:rsidR="00DD585A" w:rsidRPr="00C831AA">
              <w:t>F</w:t>
            </w:r>
            <w:r w:rsidRPr="00C831AA">
              <w:t xml:space="preserve">ield </w:t>
            </w:r>
            <w:r w:rsidR="00DD585A" w:rsidRPr="00C831AA">
              <w:t>Te</w:t>
            </w:r>
            <w:r w:rsidRPr="00C831AA">
              <w:t xml:space="preserve">st (OFT), </w:t>
            </w:r>
            <w:r w:rsidR="00DD585A" w:rsidRPr="00C831AA">
              <w:t>E</w:t>
            </w:r>
            <w:r w:rsidRPr="00C831AA">
              <w:t xml:space="preserve">levated </w:t>
            </w:r>
            <w:r w:rsidR="00DD585A" w:rsidRPr="00C831AA">
              <w:t>P</w:t>
            </w:r>
            <w:r w:rsidRPr="00C831AA">
              <w:t xml:space="preserve">lus maze (EPM), </w:t>
            </w:r>
            <w:r w:rsidR="00DD585A" w:rsidRPr="00C831AA">
              <w:t>L</w:t>
            </w:r>
            <w:r w:rsidRPr="00C831AA">
              <w:t>ight–dark box</w:t>
            </w:r>
            <w:r w:rsidR="00FC6901" w:rsidRPr="00C831AA">
              <w:t xml:space="preserve"> (</w:t>
            </w:r>
            <w:r w:rsidR="00972D9A" w:rsidRPr="00C831AA">
              <w:t>LDB)</w:t>
            </w:r>
            <w:r w:rsidRPr="00C831AA">
              <w:t xml:space="preserve">, </w:t>
            </w:r>
            <w:r w:rsidR="00822EEA" w:rsidRPr="00C831AA">
              <w:t>H</w:t>
            </w:r>
            <w:r w:rsidRPr="00C831AA">
              <w:t xml:space="preserve">ole </w:t>
            </w:r>
            <w:r w:rsidR="00201730" w:rsidRPr="00C831AA">
              <w:t>B</w:t>
            </w:r>
            <w:r w:rsidRPr="00C831AA">
              <w:t xml:space="preserve">oard </w:t>
            </w:r>
            <w:r w:rsidR="004F6BBA" w:rsidRPr="00C831AA">
              <w:t>T</w:t>
            </w:r>
            <w:r w:rsidRPr="00C831AA">
              <w:t>est</w:t>
            </w:r>
            <w:r w:rsidR="00F36D6A" w:rsidRPr="00C831AA">
              <w:t xml:space="preserve"> (HBT)</w:t>
            </w:r>
            <w:r w:rsidRPr="00C831AA">
              <w:t xml:space="preserve">, Novelty Suppressed Feeding (NSF), Defensive </w:t>
            </w:r>
            <w:r w:rsidR="0091036C" w:rsidRPr="00C831AA">
              <w:t>W</w:t>
            </w:r>
            <w:r w:rsidRPr="00C831AA">
              <w:t xml:space="preserve">ithdrawal </w:t>
            </w:r>
            <w:r w:rsidR="0091036C" w:rsidRPr="00C831AA">
              <w:t>T</w:t>
            </w:r>
            <w:r w:rsidRPr="00C831AA">
              <w:t>est (DWT).</w:t>
            </w:r>
          </w:p>
          <w:p w14:paraId="0F9B4FE9" w14:textId="37F664EF" w:rsidR="00495F5C" w:rsidRPr="00C831AA" w:rsidRDefault="00495F5C" w:rsidP="00C32244">
            <w:pPr>
              <w:tabs>
                <w:tab w:val="left" w:pos="1282"/>
              </w:tabs>
              <w:spacing w:after="0"/>
              <w:ind w:left="148" w:right="82"/>
            </w:pPr>
            <w:r w:rsidRPr="00C831AA">
              <w:rPr>
                <w:b/>
                <w:bCs/>
              </w:rPr>
              <w:lastRenderedPageBreak/>
              <w:t xml:space="preserve">Depression: </w:t>
            </w:r>
            <w:r w:rsidR="00884553" w:rsidRPr="00C831AA">
              <w:t>Tail Suspension Test (TST), Forced Swim Test (FST), Sucrose Preference Test (SPT).</w:t>
            </w:r>
          </w:p>
        </w:tc>
        <w:tc>
          <w:tcPr>
            <w:tcW w:w="4455" w:type="dxa"/>
          </w:tcPr>
          <w:p w14:paraId="545564D3" w14:textId="55187D94" w:rsidR="00495F5C" w:rsidRPr="00C831AA" w:rsidRDefault="00495F5C" w:rsidP="00C32244">
            <w:pPr>
              <w:spacing w:after="0"/>
              <w:ind w:left="201" w:right="153"/>
            </w:pPr>
            <w:r w:rsidRPr="00C831AA">
              <w:lastRenderedPageBreak/>
              <w:t>Outcomes limited solely to histological, biochemical, molecular, or genetic measures. Exclude studies that do not report any behavioural outcomes related to anxiety or depression, or studies that only tested the dams but not the offspring</w:t>
            </w:r>
            <w:r w:rsidR="1A6815B1" w:rsidRPr="00C831AA">
              <w:t>.</w:t>
            </w:r>
          </w:p>
        </w:tc>
      </w:tr>
      <w:tr w:rsidR="00495F5C" w:rsidRPr="00C831AA" w14:paraId="7B0E6EF7" w14:textId="77777777" w:rsidTr="754464B0">
        <w:trPr>
          <w:trHeight w:val="300"/>
        </w:trPr>
        <w:tc>
          <w:tcPr>
            <w:tcW w:w="1695" w:type="dxa"/>
            <w:tcBorders>
              <w:bottom w:val="single" w:sz="4" w:space="0" w:color="auto"/>
            </w:tcBorders>
            <w:shd w:val="clear" w:color="auto" w:fill="BBC3EA"/>
          </w:tcPr>
          <w:p w14:paraId="752CEA75" w14:textId="77777777" w:rsidR="00495F5C" w:rsidRPr="00C831AA" w:rsidRDefault="00495F5C" w:rsidP="00C32244">
            <w:pPr>
              <w:spacing w:after="0"/>
              <w:ind w:left="142" w:right="135"/>
            </w:pPr>
            <w:r w:rsidRPr="00C831AA">
              <w:t>Study type</w:t>
            </w:r>
          </w:p>
        </w:tc>
        <w:tc>
          <w:tcPr>
            <w:tcW w:w="3210" w:type="dxa"/>
            <w:tcBorders>
              <w:bottom w:val="single" w:sz="4" w:space="0" w:color="auto"/>
            </w:tcBorders>
          </w:tcPr>
          <w:p w14:paraId="572B6E88" w14:textId="47A85845" w:rsidR="00260E96" w:rsidRPr="00C831AA" w:rsidRDefault="003474C0" w:rsidP="00C32244">
            <w:pPr>
              <w:tabs>
                <w:tab w:val="left" w:pos="1282"/>
              </w:tabs>
              <w:spacing w:after="0"/>
              <w:ind w:left="148" w:right="82"/>
            </w:pPr>
            <w:r w:rsidRPr="00C831AA">
              <w:t>E</w:t>
            </w:r>
            <w:r w:rsidR="4D70DD99" w:rsidRPr="00C831AA">
              <w:t>xperimental studies published in peer-reviewed journals, as well as relevant grey literature (theses, dissertations).</w:t>
            </w:r>
          </w:p>
        </w:tc>
        <w:tc>
          <w:tcPr>
            <w:tcW w:w="4455" w:type="dxa"/>
            <w:tcBorders>
              <w:bottom w:val="single" w:sz="4" w:space="0" w:color="auto"/>
            </w:tcBorders>
          </w:tcPr>
          <w:p w14:paraId="383C4421" w14:textId="3B1D560D" w:rsidR="0071028A" w:rsidRPr="00C831AA" w:rsidRDefault="00495F5C" w:rsidP="00C32244">
            <w:pPr>
              <w:spacing w:after="0"/>
              <w:ind w:left="201" w:right="153"/>
            </w:pPr>
            <w:r w:rsidRPr="00C831AA">
              <w:t>Secondary literature (e.g., meta-analysis, systematic reviews), methodological articles, simulation studies. Case reports or studies without a control or baseline group. Abstracts and conference papers without detailed methods and results.</w:t>
            </w:r>
          </w:p>
        </w:tc>
      </w:tr>
    </w:tbl>
    <w:p w14:paraId="5CF17763" w14:textId="2BB6C85E" w:rsidR="004D2FAC" w:rsidRPr="00C831AA" w:rsidRDefault="004D2FAC" w:rsidP="00F812C6"/>
    <w:p w14:paraId="33EF4D1B" w14:textId="4225AFCE" w:rsidR="00313F08" w:rsidRPr="00C831AA" w:rsidRDefault="004D2FAC" w:rsidP="00313F08">
      <w:pPr>
        <w:spacing w:after="160"/>
      </w:pPr>
      <w:r w:rsidRPr="00C831AA">
        <w:br w:type="page"/>
      </w:r>
    </w:p>
    <w:p w14:paraId="3AC834AD" w14:textId="56514B81" w:rsidR="00567C91" w:rsidRPr="00C831AA" w:rsidRDefault="007200C2" w:rsidP="00F812C6">
      <w:pPr>
        <w:pStyle w:val="Heading2"/>
      </w:pPr>
      <w:r w:rsidRPr="00C831AA">
        <w:lastRenderedPageBreak/>
        <w:t>Piloting</w:t>
      </w:r>
    </w:p>
    <w:p w14:paraId="78547FD9" w14:textId="43F3DB61" w:rsidR="002A2BF6" w:rsidRPr="00C831AA" w:rsidRDefault="00617DF1" w:rsidP="002A2BF6">
      <w:r w:rsidRPr="00C831AA">
        <w:t>We piloted our literature search in multiple phases to ensure its feasibility, sensitivity, and transparency, following the relative recall approach</w:t>
      </w:r>
      <w:r w:rsidR="008757D3" w:rsidRPr="00C831AA">
        <w:t xml:space="preserve"> </w:t>
      </w:r>
      <w:r w:rsidRPr="00C831AA">
        <w:fldChar w:fldCharType="begin"/>
      </w:r>
      <w:r w:rsidRPr="00C831AA">
        <w:instrText xml:space="preserve"> ADDIN ZOTERO_ITEM CSL_CITATION {"citationID":"8FhyNguQ","properties":{"formattedCitation":"(Lagisz et al. 2025)","plainCitation":"(Lagisz et al. 2025)","noteIndex":0},"citationItems":[{"id":40631,"uris":["http://zotero.org/users/10909068/items/S9SLTUBT"],"itemData":{"id":40631,"type":"article-journal","abstract":"Systematic searches of published literature are a vital component of systematic reviews. When search strings are not “sensitive,” they may miss many relevant studies limiting, or even biasing, the range of evidence available for synthesis. Concerningly, conducting and reporting evaluations (validations) of the sensitivity of the used search strings is rare, according to our survey of published systematic reviews and protocols. Potential reasons may involve a lack of familiarity or inaccessibility of complex sensitivity evaluation approaches. We ﬁrst clarify the main concepts and principles of search string evaluation. We then present a simple procedure for estimating a relative recall of a search string. It is based on a pre-deﬁned set of “benchmark” publications. The relative recall, that is, the sensitivity of the search string, is the retrieval overlap between the evaluated search string and a search string that captures only the benchmark publications. If there is little overlap (i.e., low recall or sensitivity), the evaluated search string should be improved to ensure that most of the relevant literature can be captured. The presented benchmarking approach can be applied to one or more online databases or search platforms. It is illustrated by ﬁve accessible, hands-on tutorials for commonly used online literature sources. Overall, our work provides an assessment of the current state of search string evaluations in published systematic reviews and protocols. It also paves the way to improve evaluation and reporting practices to make evidence synthesis more transparent and robust.","container-title":"Research Synthesis Methods","DOI":"10.1017/rsm.2024.6","ISSN":"1759-2879, 1759-2887","issue":"1","journalAbbreviation":"Res. Synth. Methods","language":"en","license":"https://creativecommons.org/licenses/by-sa/4.0","page":"1-14","source":"DOI.org (Crossref)","title":"A practical guide to evaluating sensitivity of literature search strings for systematic reviews using relative recall","volume":"16","author":[{"family":"Lagisz","given":"Malgorzata"},{"family":"Yang","given":"Yefeng"},{"family":"Young","given":"Sarah"},{"family":"Nakagawa","given":"Shinichi"}],"issued":{"date-parts":[["2025",1]]},"citation-key":"lagiszPracticalGuideEvaluating2025"}}],"schema":"https://github.com/citation-style-language/schema/raw/master/csl-citation.json"} </w:instrText>
      </w:r>
      <w:r w:rsidRPr="00C831AA">
        <w:fldChar w:fldCharType="separate"/>
      </w:r>
      <w:r w:rsidR="005821DE" w:rsidRPr="00C831AA">
        <w:rPr>
          <w:noProof/>
        </w:rPr>
        <w:t>(Lagisz et al. 2025)</w:t>
      </w:r>
      <w:r w:rsidRPr="00C831AA">
        <w:fldChar w:fldCharType="end"/>
      </w:r>
      <w:r w:rsidRPr="00C831AA">
        <w:t xml:space="preserve">. We compiled a benchmarking set of </w:t>
      </w:r>
      <w:r w:rsidR="4DD0E842" w:rsidRPr="00C831AA">
        <w:t xml:space="preserve">eight </w:t>
      </w:r>
      <w:r w:rsidR="1538209F" w:rsidRPr="00C831AA">
        <w:t xml:space="preserve">relevant </w:t>
      </w:r>
      <w:r w:rsidRPr="00C831AA">
        <w:t>primary experimental studies (</w:t>
      </w:r>
      <w:r w:rsidRPr="00C831AA">
        <w:rPr>
          <w:b/>
          <w:bCs/>
        </w:rPr>
        <w:t>Table 3</w:t>
      </w:r>
      <w:r w:rsidRPr="00C831AA">
        <w:t>) from Google Scholar, ResearchGate, and backward citation from a systematic review</w:t>
      </w:r>
      <w:r w:rsidR="005821DE" w:rsidRPr="00C831AA">
        <w:t xml:space="preserve"> </w:t>
      </w:r>
      <w:r w:rsidRPr="00C831AA">
        <w:fldChar w:fldCharType="begin"/>
      </w:r>
      <w:r w:rsidRPr="00C831AA">
        <w:instrText xml:space="preserve"> ADDIN ZOTERO_ITEM CSL_CITATION {"citationID":"WCKHBdJd","properties":{"formattedCitation":"(Jafari et al. 2020)","plainCitation":"(Jafari et al. 2020)","noteIndex":0},"citationItems":[{"id":42989,"uris":["http://zotero.org/users/10909068/items/N7BBFQDT"],"itemData":{"id":42989,"type":"article-journal","abstract":"This review examines the adverse impacts of diﬀerent noise exposure paradigms on the neuroendocrine system, hippocampal and neocortical structures, cognitive performances, and the development of Alzheimer's disease (AD)-like neuropathological changes in the brain of laboratory animals. Studies were reviewed in three periods during the lifespan including: adult animals exposed to noise, female rodents exposed to noise during gestation, and oﬀspring exposed to noise during the prenatal period. Findings imply that chronic noise exposure dysregulates the neuroendocrine system leading to hyperactivation of the sympathetic divisions of the autonomic nervous system (i.e., the hypothalamic-pituitary-adrenal (HPA)-axis), and increases stress hormones that aﬀect brain and behaviour. Enduring dysregulation of the HPA-axis was the most discussed mechanism for the harmful eﬀect of noise during the lifespan. Studies also suggest a causative association of noise with diverse indicators of the AD-like neuropathology in rodents and a hypersusceptibility in females. The results indicate the importance of future neuroimaging studies to quantify the potential contribution of noise in predisposing cognitive decline and preclinical signs of dementia in humans.","container-title":"Neuroscience &amp; Biobehavioral Reviews","DOI":"10.1016/j.neubiorev.2019.04.001","ISSN":"01497634","journalAbbreviation":"Neuroscience &amp; Biobehavioral Reviews","language":"en","page":"110-128","source":"DOI.org (Crossref)","title":"Noise exposure accelerates the risk of cognitive impairment and Alzheimer’s disease: Adulthood, gestational, and prenatal mechanistic evidence from animal studies","title-short":"Noise exposure accelerates the risk of cognitive impairment and Alzheimer’s disease","volume":"117","author":[{"family":"Jafari","given":"Zahra"},{"family":"Kolb","given":"Bryan E."},{"family":"Mohajerani","given":"Majid H."}],"issued":{"date-parts":[["2020",10]]},"citation-key":"jafariNoiseExposureAccelerates2020"}}],"schema":"https://github.com/citation-style-language/schema/raw/master/csl-citation.json"} </w:instrText>
      </w:r>
      <w:r w:rsidRPr="00C831AA">
        <w:fldChar w:fldCharType="separate"/>
      </w:r>
      <w:r w:rsidR="005821DE" w:rsidRPr="00C831AA">
        <w:rPr>
          <w:noProof/>
        </w:rPr>
        <w:t>(Jafari et al. 2020)</w:t>
      </w:r>
      <w:r w:rsidRPr="00C831AA">
        <w:fldChar w:fldCharType="end"/>
      </w:r>
      <w:r w:rsidR="005821DE" w:rsidRPr="00C831AA">
        <w:t>.</w:t>
      </w:r>
      <w:r w:rsidR="008C66EB" w:rsidRPr="00C831AA">
        <w:t xml:space="preserve"> </w:t>
      </w:r>
      <w:r w:rsidR="0051108F" w:rsidRPr="00C831AA">
        <w:t>We piloted screening in Rayyan</w:t>
      </w:r>
      <w:r w:rsidR="00DF0B46" w:rsidRPr="00C831AA">
        <w:t xml:space="preserve"> </w:t>
      </w:r>
      <w:r w:rsidR="00DF0B46" w:rsidRPr="00C831AA">
        <w:fldChar w:fldCharType="begin"/>
      </w:r>
      <w:r w:rsidR="0090277C" w:rsidRPr="00C831AA">
        <w:instrText xml:space="preserve"> ADDIN ZOTERO_ITEM CSL_CITATION {"citationID":"12eWpu5t","properties":{"formattedCitation":"(Ouzzani et al. 2016)","plainCitation":"(Ouzzani et al. 2016)","noteIndex":0},"citationItems":[{"id":40632,"uris":["http://zotero.org/users/10909068/items/IUF2KTSV"],"itemData":{"id":40632,"type":"article-journal","abstract":"Synthesis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decision-making.","container-title":"Systematic Reviews","DOI":"10.1186/s13643-016-0384-4","ISSN":"2046-4053","issue":"1","journalAbbreviation":"Syst. Rev.","page":"210","source":"BioMed Central","title":"Rayyan—a web and mobile app for systematic reviews","volume":"5","author":[{"family":"Ouzzani","given":"Mourad"},{"family":"Hammady","given":"Hossam"},{"family":"Fedorowicz","given":"Zbys"},{"family":"Elmagarmid","given":"Ahmed"}],"issued":{"date-parts":[["2016",12,5]]},"citation-key":"ouzzaniRayyanWebMobile2016"}}],"schema":"https://github.com/citation-style-language/schema/raw/master/csl-citation.json"} </w:instrText>
      </w:r>
      <w:r w:rsidR="00DF0B46" w:rsidRPr="00C831AA">
        <w:fldChar w:fldCharType="separate"/>
      </w:r>
      <w:r w:rsidR="0090277C" w:rsidRPr="00C831AA">
        <w:rPr>
          <w:noProof/>
        </w:rPr>
        <w:t>(Ouzzani et al. 2016)</w:t>
      </w:r>
      <w:r w:rsidR="00DF0B46" w:rsidRPr="00C831AA">
        <w:fldChar w:fldCharType="end"/>
      </w:r>
      <w:r w:rsidR="0051108F" w:rsidRPr="00C831AA">
        <w:t xml:space="preserve"> using 100 randomly selected records from Scopus to refine the PECOS eligibility criteria.</w:t>
      </w:r>
    </w:p>
    <w:p w14:paraId="686775BB" w14:textId="700589D0" w:rsidR="00C831AA" w:rsidRDefault="00C831AA">
      <w:pPr>
        <w:spacing w:after="160" w:line="279" w:lineRule="auto"/>
      </w:pPr>
      <w:r>
        <w:br w:type="page"/>
      </w:r>
    </w:p>
    <w:p w14:paraId="4F33F9D2" w14:textId="448803ED" w:rsidR="00547F98" w:rsidRPr="00C831AA" w:rsidRDefault="00F43C8B" w:rsidP="00F812C6">
      <w:r w:rsidRPr="00C831AA">
        <w:rPr>
          <w:b/>
          <w:bCs/>
        </w:rPr>
        <w:lastRenderedPageBreak/>
        <w:t>Table 3.</w:t>
      </w:r>
      <w:r w:rsidRPr="00C831AA">
        <w:t xml:space="preserve"> Benchmarking set</w:t>
      </w:r>
      <w:r w:rsidR="0BC84737" w:rsidRPr="00C831AA">
        <w:t>.</w:t>
      </w:r>
    </w:p>
    <w:tbl>
      <w:tblPr>
        <w:tblStyle w:val="TableGrid"/>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67"/>
        <w:gridCol w:w="8783"/>
      </w:tblGrid>
      <w:tr w:rsidR="0062715B" w:rsidRPr="00C831AA" w14:paraId="0B32FE3E" w14:textId="77777777" w:rsidTr="00763844">
        <w:trPr>
          <w:trHeight w:val="451"/>
        </w:trPr>
        <w:tc>
          <w:tcPr>
            <w:tcW w:w="9350" w:type="dxa"/>
            <w:gridSpan w:val="2"/>
            <w:tcBorders>
              <w:top w:val="single" w:sz="12" w:space="0" w:color="auto"/>
              <w:left w:val="nil"/>
              <w:bottom w:val="single" w:sz="4" w:space="0" w:color="auto"/>
              <w:right w:val="nil"/>
            </w:tcBorders>
            <w:shd w:val="clear" w:color="auto" w:fill="BBC3EA"/>
            <w:vAlign w:val="center"/>
          </w:tcPr>
          <w:p w14:paraId="37FD4B00" w14:textId="100907FC" w:rsidR="0062715B" w:rsidRPr="00C831AA" w:rsidRDefault="0062715B" w:rsidP="009A4B70">
            <w:pPr>
              <w:spacing w:after="0" w:line="240" w:lineRule="auto"/>
              <w:ind w:left="1025" w:hanging="992"/>
              <w:rPr>
                <w:b/>
                <w:bCs/>
              </w:rPr>
            </w:pPr>
            <w:r w:rsidRPr="00C831AA">
              <w:rPr>
                <w:b/>
                <w:bCs/>
              </w:rPr>
              <w:t>Benchmarking set</w:t>
            </w:r>
          </w:p>
        </w:tc>
      </w:tr>
      <w:tr w:rsidR="004802CF" w:rsidRPr="00C831AA" w14:paraId="6704C746" w14:textId="77777777" w:rsidTr="00F7210B">
        <w:tc>
          <w:tcPr>
            <w:tcW w:w="567" w:type="dxa"/>
            <w:tcBorders>
              <w:top w:val="single" w:sz="4" w:space="0" w:color="auto"/>
              <w:left w:val="nil"/>
              <w:bottom w:val="nil"/>
              <w:right w:val="nil"/>
            </w:tcBorders>
          </w:tcPr>
          <w:p w14:paraId="3F519CD2" w14:textId="77316AFD" w:rsidR="004802CF" w:rsidRPr="00C831AA" w:rsidRDefault="00241D7C" w:rsidP="00F812C6">
            <w:r w:rsidRPr="00C831AA">
              <w:t>1</w:t>
            </w:r>
          </w:p>
        </w:tc>
        <w:tc>
          <w:tcPr>
            <w:tcW w:w="8783" w:type="dxa"/>
            <w:tcBorders>
              <w:top w:val="single" w:sz="4" w:space="0" w:color="auto"/>
              <w:left w:val="nil"/>
              <w:bottom w:val="nil"/>
              <w:right w:val="nil"/>
            </w:tcBorders>
          </w:tcPr>
          <w:p w14:paraId="38F9ECF8" w14:textId="494BFB36" w:rsidR="004802CF" w:rsidRPr="00C831AA" w:rsidRDefault="00241D7C" w:rsidP="00F812C6">
            <w:pPr>
              <w:ind w:left="1025" w:hanging="992"/>
            </w:pPr>
            <w:r w:rsidRPr="00C831AA">
              <w:t>Abramova O, Morozova A, Zubkov E, Ushakova V, Zorkina Y, Proshin AT, Storozheva Z, Gurina O, Chekhonin V (2024) Ultrasound-Induced Prenatal Stress: New Possibilities for Modeling Mental Disorders. Dev Neurosci 46:237–261. https://doi.org/10.1159/000534687</w:t>
            </w:r>
          </w:p>
        </w:tc>
      </w:tr>
      <w:tr w:rsidR="004802CF" w:rsidRPr="00C831AA" w14:paraId="144CC61A" w14:textId="77777777" w:rsidTr="00F7210B">
        <w:tc>
          <w:tcPr>
            <w:tcW w:w="567" w:type="dxa"/>
            <w:tcBorders>
              <w:top w:val="nil"/>
              <w:left w:val="nil"/>
              <w:bottom w:val="nil"/>
              <w:right w:val="nil"/>
            </w:tcBorders>
          </w:tcPr>
          <w:p w14:paraId="386B6724" w14:textId="33C1B60B" w:rsidR="004802CF" w:rsidRPr="00C831AA" w:rsidRDefault="00241D7C" w:rsidP="00F812C6">
            <w:r w:rsidRPr="00C831AA">
              <w:t>2</w:t>
            </w:r>
          </w:p>
        </w:tc>
        <w:tc>
          <w:tcPr>
            <w:tcW w:w="8783" w:type="dxa"/>
            <w:tcBorders>
              <w:top w:val="nil"/>
              <w:left w:val="nil"/>
              <w:bottom w:val="nil"/>
              <w:right w:val="nil"/>
            </w:tcBorders>
          </w:tcPr>
          <w:p w14:paraId="0B609BFC" w14:textId="77295DAA" w:rsidR="004802CF" w:rsidRPr="00C831AA" w:rsidRDefault="00241D7C" w:rsidP="00F812C6">
            <w:pPr>
              <w:pStyle w:val="Heading2"/>
              <w:ind w:left="993" w:hanging="993"/>
              <w:rPr>
                <w:i w:val="0"/>
                <w:iCs w:val="0"/>
              </w:rPr>
            </w:pPr>
            <w:r w:rsidRPr="00C831AA">
              <w:rPr>
                <w:i w:val="0"/>
                <w:iCs w:val="0"/>
              </w:rPr>
              <w:t>Abramova O, Ushakova V, Zorkina Y, Zubkov E, Storozheva Z, Morozova A, Chekhonin V (2021) The Behavior and Postnatal Development in Infant and Juvenile Rats After Ultrasound-Induced Chronic Prenatal Stress. Front Physiol 12:659366. https://doi.org/10.3389/fphys.2021.659366</w:t>
            </w:r>
          </w:p>
        </w:tc>
      </w:tr>
      <w:tr w:rsidR="004802CF" w:rsidRPr="00C831AA" w14:paraId="4B4C814F" w14:textId="77777777" w:rsidTr="00F7210B">
        <w:tc>
          <w:tcPr>
            <w:tcW w:w="567" w:type="dxa"/>
            <w:tcBorders>
              <w:top w:val="nil"/>
              <w:left w:val="nil"/>
              <w:bottom w:val="nil"/>
              <w:right w:val="nil"/>
            </w:tcBorders>
          </w:tcPr>
          <w:p w14:paraId="55960BEB" w14:textId="043A2984" w:rsidR="004802CF" w:rsidRPr="00C831AA" w:rsidRDefault="00241D7C" w:rsidP="00F812C6">
            <w:r w:rsidRPr="00C831AA">
              <w:t>3</w:t>
            </w:r>
          </w:p>
        </w:tc>
        <w:tc>
          <w:tcPr>
            <w:tcW w:w="8783" w:type="dxa"/>
            <w:tcBorders>
              <w:top w:val="nil"/>
              <w:left w:val="nil"/>
              <w:bottom w:val="nil"/>
              <w:right w:val="nil"/>
            </w:tcBorders>
          </w:tcPr>
          <w:p w14:paraId="78540B90" w14:textId="0765FAB2" w:rsidR="004802CF" w:rsidRPr="00C831AA" w:rsidRDefault="00746336" w:rsidP="00F812C6">
            <w:pPr>
              <w:pStyle w:val="Heading2"/>
              <w:ind w:left="993" w:hanging="993"/>
              <w:rPr>
                <w:i w:val="0"/>
                <w:iCs w:val="0"/>
              </w:rPr>
            </w:pPr>
            <w:r w:rsidRPr="00C831AA">
              <w:rPr>
                <w:i w:val="0"/>
                <w:iCs w:val="0"/>
              </w:rPr>
              <w:t>Arjunan A, Sah DK, Rajan R (2023) Impacts of Maternal Noise Exposure on Risk of Stillbirth and Oxidative Stress-Induced Neurobehavioral Changes in Offspring. Stresses 3:529–540. https://doi.org/10.3390/stresses3030037</w:t>
            </w:r>
          </w:p>
        </w:tc>
      </w:tr>
      <w:tr w:rsidR="004802CF" w:rsidRPr="00C831AA" w14:paraId="46471BE8" w14:textId="77777777" w:rsidTr="00F7210B">
        <w:tc>
          <w:tcPr>
            <w:tcW w:w="567" w:type="dxa"/>
            <w:tcBorders>
              <w:top w:val="nil"/>
              <w:left w:val="nil"/>
              <w:bottom w:val="nil"/>
              <w:right w:val="nil"/>
            </w:tcBorders>
          </w:tcPr>
          <w:p w14:paraId="5109800D" w14:textId="22040329" w:rsidR="004802CF" w:rsidRPr="00C831AA" w:rsidRDefault="00241D7C" w:rsidP="00F812C6">
            <w:r w:rsidRPr="00C831AA">
              <w:t>4</w:t>
            </w:r>
          </w:p>
        </w:tc>
        <w:tc>
          <w:tcPr>
            <w:tcW w:w="8783" w:type="dxa"/>
            <w:tcBorders>
              <w:top w:val="nil"/>
              <w:left w:val="nil"/>
              <w:bottom w:val="nil"/>
              <w:right w:val="nil"/>
            </w:tcBorders>
          </w:tcPr>
          <w:p w14:paraId="74825015" w14:textId="7390564E" w:rsidR="004802CF" w:rsidRPr="00C831AA" w:rsidRDefault="00746336" w:rsidP="00F812C6">
            <w:pPr>
              <w:pStyle w:val="Heading2"/>
              <w:ind w:left="993" w:hanging="993"/>
              <w:rPr>
                <w:i w:val="0"/>
                <w:iCs w:val="0"/>
              </w:rPr>
            </w:pPr>
            <w:r w:rsidRPr="00C831AA">
              <w:rPr>
                <w:i w:val="0"/>
                <w:iCs w:val="0"/>
              </w:rPr>
              <w:t>Barzegar M, Sajjadi FS, Talaei SA, Hamidi G, Salami M (2015) Prenatal exposure to noise stress: Anxiety, impaired spatial memory, and deteriorated hippocampal plasticity in postnatal life: PRENATAL SOUND STRESS AND COGNITION. Hippocampus 25:187–196. https://doi.org/10.1002/hipo.22363</w:t>
            </w:r>
          </w:p>
        </w:tc>
      </w:tr>
      <w:tr w:rsidR="004802CF" w:rsidRPr="00C831AA" w14:paraId="2B50B47F" w14:textId="77777777" w:rsidTr="00F7210B">
        <w:tc>
          <w:tcPr>
            <w:tcW w:w="567" w:type="dxa"/>
            <w:tcBorders>
              <w:top w:val="nil"/>
              <w:left w:val="nil"/>
              <w:bottom w:val="nil"/>
              <w:right w:val="nil"/>
            </w:tcBorders>
          </w:tcPr>
          <w:p w14:paraId="31066AE0" w14:textId="27076E2D" w:rsidR="004802CF" w:rsidRPr="00C831AA" w:rsidRDefault="00241D7C" w:rsidP="00F812C6">
            <w:r w:rsidRPr="00C831AA">
              <w:t>5</w:t>
            </w:r>
          </w:p>
        </w:tc>
        <w:tc>
          <w:tcPr>
            <w:tcW w:w="8783" w:type="dxa"/>
            <w:tcBorders>
              <w:top w:val="nil"/>
              <w:left w:val="nil"/>
              <w:bottom w:val="nil"/>
              <w:right w:val="nil"/>
            </w:tcBorders>
          </w:tcPr>
          <w:p w14:paraId="5E3ED3D0" w14:textId="69778CAA" w:rsidR="004802CF" w:rsidRPr="00C831AA" w:rsidRDefault="00746336" w:rsidP="00F812C6">
            <w:pPr>
              <w:pStyle w:val="Heading2"/>
              <w:ind w:left="993" w:hanging="993"/>
              <w:rPr>
                <w:i w:val="0"/>
                <w:iCs w:val="0"/>
              </w:rPr>
            </w:pPr>
            <w:r w:rsidRPr="00C831AA">
              <w:rPr>
                <w:i w:val="0"/>
                <w:iCs w:val="0"/>
              </w:rPr>
              <w:t>Da Silva Oliveira P, Daniel AN, Nunes PT, Costa KA, Yehia HC, Ribeiro AM (2015) Intrauterine Exposure to Chronic 22 kHz Sound Affects Inhibitory Avoidance and Serotonergic Parameters in Forebrain Areas of Dams and Rat Offspring. JBBS 05:25–39. https://doi.org/10.4236/jbbs.2015.52003</w:t>
            </w:r>
          </w:p>
        </w:tc>
      </w:tr>
      <w:tr w:rsidR="004802CF" w:rsidRPr="00C831AA" w14:paraId="0687E784" w14:textId="77777777" w:rsidTr="00F7210B">
        <w:tc>
          <w:tcPr>
            <w:tcW w:w="567" w:type="dxa"/>
            <w:tcBorders>
              <w:top w:val="nil"/>
              <w:left w:val="nil"/>
              <w:bottom w:val="nil"/>
              <w:right w:val="nil"/>
            </w:tcBorders>
          </w:tcPr>
          <w:p w14:paraId="52292F1F" w14:textId="08302E44" w:rsidR="004802CF" w:rsidRPr="00C831AA" w:rsidRDefault="00241D7C" w:rsidP="00F812C6">
            <w:r w:rsidRPr="00C831AA">
              <w:lastRenderedPageBreak/>
              <w:t>6</w:t>
            </w:r>
          </w:p>
        </w:tc>
        <w:tc>
          <w:tcPr>
            <w:tcW w:w="8783" w:type="dxa"/>
            <w:tcBorders>
              <w:top w:val="nil"/>
              <w:left w:val="nil"/>
              <w:bottom w:val="nil"/>
              <w:right w:val="nil"/>
            </w:tcBorders>
          </w:tcPr>
          <w:p w14:paraId="1101A0F1" w14:textId="5B176F84" w:rsidR="004802CF" w:rsidRPr="00C831AA" w:rsidRDefault="00485B67" w:rsidP="00F812C6">
            <w:pPr>
              <w:pStyle w:val="Heading2"/>
              <w:ind w:left="993" w:hanging="993"/>
              <w:rPr>
                <w:i w:val="0"/>
                <w:iCs w:val="0"/>
              </w:rPr>
            </w:pPr>
            <w:r w:rsidRPr="00C831AA">
              <w:rPr>
                <w:i w:val="0"/>
                <w:iCs w:val="0"/>
              </w:rPr>
              <w:t>Jafari Z, Mehla J, Kolb BE, Mohajerani MH (2017) Prenatal noise stress impairs HPA axis and cognitive performance in mice. Sci Rep 7:10560. https://doi.org/10.1038/s41598-017-09799-6</w:t>
            </w:r>
          </w:p>
        </w:tc>
      </w:tr>
      <w:tr w:rsidR="004802CF" w:rsidRPr="00C831AA" w14:paraId="050B9EFD" w14:textId="77777777" w:rsidTr="00F7210B">
        <w:tc>
          <w:tcPr>
            <w:tcW w:w="567" w:type="dxa"/>
            <w:tcBorders>
              <w:top w:val="nil"/>
              <w:left w:val="nil"/>
              <w:bottom w:val="nil"/>
              <w:right w:val="nil"/>
            </w:tcBorders>
          </w:tcPr>
          <w:p w14:paraId="26C95BA4" w14:textId="2AD2BF34" w:rsidR="004802CF" w:rsidRPr="00C831AA" w:rsidRDefault="00241D7C" w:rsidP="00F812C6">
            <w:r w:rsidRPr="00C831AA">
              <w:t>7</w:t>
            </w:r>
          </w:p>
        </w:tc>
        <w:tc>
          <w:tcPr>
            <w:tcW w:w="8783" w:type="dxa"/>
            <w:tcBorders>
              <w:top w:val="nil"/>
              <w:left w:val="nil"/>
              <w:bottom w:val="nil"/>
              <w:right w:val="nil"/>
            </w:tcBorders>
          </w:tcPr>
          <w:p w14:paraId="15CD6E42" w14:textId="7600287D" w:rsidR="004802CF" w:rsidRPr="00C831AA" w:rsidRDefault="00746336" w:rsidP="00F812C6">
            <w:pPr>
              <w:pStyle w:val="Heading2"/>
              <w:ind w:left="993" w:hanging="993"/>
              <w:rPr>
                <w:i w:val="0"/>
                <w:iCs w:val="0"/>
              </w:rPr>
            </w:pPr>
            <w:r w:rsidRPr="00C831AA">
              <w:rPr>
                <w:i w:val="0"/>
                <w:iCs w:val="0"/>
              </w:rPr>
              <w:t>Pavlov D, Gorlova A, Haque A, Cavalcante C, Svirin E, Burova A, Grigorieva E, Sheveleva E, Malin D, Efimochkina S, Proshin A, Umriukhin A, Morozov S, Strekalova T (2023) Maternal Chronic Ultrasound Stress Provokes Immune Activation and Behavioral Deficits in the Offspring: A Mouse Model of Neurodevelopmental Pathology. IJMS 24:11712. https://doi.org/10.3390/ijms241411712</w:t>
            </w:r>
          </w:p>
        </w:tc>
      </w:tr>
      <w:tr w:rsidR="004802CF" w:rsidRPr="00C831AA" w14:paraId="0046EE51" w14:textId="77777777" w:rsidTr="00F7210B">
        <w:tc>
          <w:tcPr>
            <w:tcW w:w="567" w:type="dxa"/>
            <w:tcBorders>
              <w:top w:val="nil"/>
              <w:left w:val="nil"/>
              <w:bottom w:val="single" w:sz="4" w:space="0" w:color="auto"/>
              <w:right w:val="nil"/>
            </w:tcBorders>
          </w:tcPr>
          <w:p w14:paraId="29DF0E8D" w14:textId="35CF6CE5" w:rsidR="004802CF" w:rsidRPr="00C831AA" w:rsidRDefault="00241D7C" w:rsidP="00F812C6">
            <w:r w:rsidRPr="00C831AA">
              <w:t>8</w:t>
            </w:r>
          </w:p>
        </w:tc>
        <w:tc>
          <w:tcPr>
            <w:tcW w:w="8783" w:type="dxa"/>
            <w:tcBorders>
              <w:top w:val="nil"/>
              <w:left w:val="nil"/>
              <w:bottom w:val="single" w:sz="4" w:space="0" w:color="auto"/>
              <w:right w:val="nil"/>
            </w:tcBorders>
          </w:tcPr>
          <w:p w14:paraId="6D3E0B5D" w14:textId="0324A30A" w:rsidR="004802CF" w:rsidRPr="00C831AA" w:rsidRDefault="00485B67" w:rsidP="00F812C6">
            <w:pPr>
              <w:pStyle w:val="Heading2"/>
              <w:ind w:left="993" w:hanging="993"/>
              <w:rPr>
                <w:i w:val="0"/>
                <w:iCs w:val="0"/>
              </w:rPr>
            </w:pPr>
            <w:r w:rsidRPr="00C831AA">
              <w:rPr>
                <w:i w:val="0"/>
                <w:iCs w:val="0"/>
              </w:rPr>
              <w:t>Uygur E, Arslan M (2010) Effects of chronic stress on cognitive functions and anxiety related behaviors in rats. Acta Physiologica Hungarica 97:297–306. https://doi.org/10.1556/APhysiol.97.2010.3.6</w:t>
            </w:r>
          </w:p>
        </w:tc>
      </w:tr>
    </w:tbl>
    <w:p w14:paraId="4027B5B0" w14:textId="6F5D3C40" w:rsidR="00C831AA" w:rsidRDefault="00C831AA" w:rsidP="00F812C6"/>
    <w:p w14:paraId="66DD46C1" w14:textId="77777777" w:rsidR="00C831AA" w:rsidRDefault="00C831AA">
      <w:pPr>
        <w:spacing w:after="160" w:line="279" w:lineRule="auto"/>
      </w:pPr>
      <w:r>
        <w:br w:type="page"/>
      </w:r>
    </w:p>
    <w:p w14:paraId="324FBD3B" w14:textId="29B2B449" w:rsidR="00E940D2" w:rsidRPr="00C831AA" w:rsidRDefault="00E940D2" w:rsidP="00F812C6">
      <w:pPr>
        <w:pStyle w:val="Heading2"/>
        <w:spacing w:after="240"/>
      </w:pPr>
      <w:r w:rsidRPr="00C831AA">
        <w:lastRenderedPageBreak/>
        <w:t>Search strategy</w:t>
      </w:r>
    </w:p>
    <w:p w14:paraId="42BC93E2" w14:textId="7D372D90" w:rsidR="00914C6A" w:rsidRPr="00C831AA" w:rsidRDefault="2D2BD9D4" w:rsidP="00F812C6">
      <w:r>
        <w:t>W</w:t>
      </w:r>
      <w:r w:rsidR="767DF0B6">
        <w:t xml:space="preserve">e developed the final search string using a combination of </w:t>
      </w:r>
      <w:r w:rsidR="3648DEB4">
        <w:t xml:space="preserve">relevant </w:t>
      </w:r>
      <w:r w:rsidR="767DF0B6">
        <w:t>keywords and Boolean operators</w:t>
      </w:r>
      <w:r w:rsidR="3FFBCC0B">
        <w:t xml:space="preserve"> (</w:t>
      </w:r>
      <w:r w:rsidR="3FFBCC0B" w:rsidRPr="754464B0">
        <w:rPr>
          <w:b/>
          <w:bCs/>
        </w:rPr>
        <w:t>Appendix</w:t>
      </w:r>
      <w:r w:rsidR="6F907154" w:rsidRPr="754464B0">
        <w:rPr>
          <w:b/>
          <w:bCs/>
        </w:rPr>
        <w:t xml:space="preserve"> </w:t>
      </w:r>
      <w:r w:rsidR="1A9D33F3" w:rsidRPr="754464B0">
        <w:rPr>
          <w:b/>
          <w:bCs/>
        </w:rPr>
        <w:t>1</w:t>
      </w:r>
      <w:r w:rsidR="1A9D33F3">
        <w:t>)</w:t>
      </w:r>
      <w:r w:rsidR="767DF0B6">
        <w:t>.</w:t>
      </w:r>
      <w:r w:rsidR="3EF81727">
        <w:t xml:space="preserve"> </w:t>
      </w:r>
      <w:r w:rsidR="767DF0B6">
        <w:t>W</w:t>
      </w:r>
      <w:r w:rsidR="721F9320">
        <w:t xml:space="preserve">e tested </w:t>
      </w:r>
      <w:r w:rsidR="541BBF4B">
        <w:t>its sensitivity</w:t>
      </w:r>
      <w:r w:rsidR="721F9320">
        <w:t xml:space="preserve"> </w:t>
      </w:r>
      <w:r w:rsidR="57DF1863">
        <w:t xml:space="preserve">in Scopus </w:t>
      </w:r>
      <w:r w:rsidR="721F9320">
        <w:t xml:space="preserve">against </w:t>
      </w:r>
      <w:r w:rsidR="7073727F">
        <w:t>our</w:t>
      </w:r>
      <w:r w:rsidR="721F9320">
        <w:t xml:space="preserve"> benchmark </w:t>
      </w:r>
      <w:r w:rsidR="7073727F">
        <w:t>set</w:t>
      </w:r>
      <w:r w:rsidR="721F9320">
        <w:t xml:space="preserve"> (Lagisz 2025). The string achieved 100% sensitivity, retrieving all 7</w:t>
      </w:r>
      <w:r w:rsidR="6E172940">
        <w:t>/7</w:t>
      </w:r>
      <w:r w:rsidR="721F9320">
        <w:t xml:space="preserve"> papers from the benchmark set indexed in Scopus</w:t>
      </w:r>
      <w:r w:rsidR="2E968245">
        <w:t xml:space="preserve"> </w:t>
      </w:r>
      <w:r w:rsidR="2BB60EEF">
        <w:t>(o</w:t>
      </w:r>
      <w:r w:rsidR="721F9320">
        <w:t>ne paper was not indexed</w:t>
      </w:r>
      <w:r w:rsidR="76B96A22">
        <w:t>:</w:t>
      </w:r>
      <w:r w:rsidR="721F9320">
        <w:t xml:space="preserve"> </w:t>
      </w:r>
      <w:r w:rsidR="611B7AA2">
        <w:t xml:space="preserve">doi </w:t>
      </w:r>
      <w:r w:rsidR="721F9320">
        <w:t xml:space="preserve">10.4236/jbbs.2015.52003). </w:t>
      </w:r>
      <w:r w:rsidR="26FE0078">
        <w:t>W</w:t>
      </w:r>
      <w:r w:rsidR="721F9320">
        <w:t xml:space="preserve">e adapted the Scopus </w:t>
      </w:r>
      <w:r w:rsidR="71F5732B">
        <w:t xml:space="preserve">search </w:t>
      </w:r>
      <w:r w:rsidR="721F9320">
        <w:t xml:space="preserve">string to </w:t>
      </w:r>
      <w:r w:rsidR="2B14838D">
        <w:t xml:space="preserve">the </w:t>
      </w:r>
      <w:r w:rsidR="721F9320">
        <w:t>other databases</w:t>
      </w:r>
      <w:r w:rsidR="2B14838D">
        <w:t xml:space="preserve"> </w:t>
      </w:r>
      <w:r>
        <w:t>(Scopus, Web of Science, PubMed, OpenAle</w:t>
      </w:r>
      <w:r w:rsidR="5C32B431">
        <w:t>x, PsycINFO</w:t>
      </w:r>
      <w:r w:rsidR="60209E7A">
        <w:t xml:space="preserve">; </w:t>
      </w:r>
      <w:r w:rsidR="60209E7A" w:rsidRPr="754464B0">
        <w:rPr>
          <w:b/>
          <w:bCs/>
        </w:rPr>
        <w:t>Table 4</w:t>
      </w:r>
      <w:r>
        <w:t>) for peer-reviewed and grey literature, without restrictions on publication year or knowledge area.</w:t>
      </w:r>
    </w:p>
    <w:p w14:paraId="7D4B5089" w14:textId="62EF8673" w:rsidR="00B90876" w:rsidRPr="00C831AA" w:rsidRDefault="3196462D" w:rsidP="00B90876">
      <w:r>
        <w:t xml:space="preserve">We expanded our search </w:t>
      </w:r>
      <w:r w:rsidR="3E935C41">
        <w:t xml:space="preserve">to grey literature </w:t>
      </w:r>
      <w:r>
        <w:t>by using Bielefeld Academic Search Engine (BASE) and Google Scholar with simplified versions of our primary search string</w:t>
      </w:r>
      <w:r w:rsidR="60209E7A">
        <w:t xml:space="preserve"> (</w:t>
      </w:r>
      <w:r w:rsidR="60209E7A" w:rsidRPr="754464B0">
        <w:rPr>
          <w:b/>
          <w:bCs/>
        </w:rPr>
        <w:t>Table 4</w:t>
      </w:r>
      <w:r w:rsidR="60209E7A">
        <w:t>)</w:t>
      </w:r>
      <w:r>
        <w:t xml:space="preserve">. For Google Scholar, we will use Publish and Perish to get the first 100 most relevant records. </w:t>
      </w:r>
    </w:p>
    <w:p w14:paraId="1E92B58B" w14:textId="658099FA" w:rsidR="00B90876" w:rsidRPr="00C831AA" w:rsidRDefault="00B90876" w:rsidP="00F812C6">
      <w:r w:rsidRPr="00C831AA">
        <w:t>Although our search strings are in English, we will not apply language or region restrictions, so we expect to find records or publications in multiple languages. In such case, we will only consider records in the languages our team understand.</w:t>
      </w:r>
    </w:p>
    <w:p w14:paraId="684CC930" w14:textId="64CF15D2" w:rsidR="00A41FB7" w:rsidRPr="00C831AA" w:rsidRDefault="00A41FB7">
      <w:pPr>
        <w:spacing w:after="160" w:line="279" w:lineRule="auto"/>
      </w:pPr>
      <w:r w:rsidRPr="00C831AA">
        <w:br w:type="page"/>
      </w:r>
    </w:p>
    <w:p w14:paraId="3B757B8D" w14:textId="3CB768A3" w:rsidR="00E647D5" w:rsidRPr="00C831AA" w:rsidRDefault="068A4926" w:rsidP="0544AA06">
      <w:pPr>
        <w:spacing w:after="0"/>
        <w:rPr>
          <w:lang w:eastAsia="en-US"/>
        </w:rPr>
      </w:pPr>
      <w:r w:rsidRPr="00C831AA">
        <w:rPr>
          <w:b/>
          <w:bCs/>
        </w:rPr>
        <w:lastRenderedPageBreak/>
        <w:t>Table 4.</w:t>
      </w:r>
      <w:r w:rsidRPr="00C831AA">
        <w:t xml:space="preserve"> Search strings </w:t>
      </w:r>
      <w:r w:rsidR="00A41FB7" w:rsidRPr="00C831AA">
        <w:t xml:space="preserve">for the full search </w:t>
      </w:r>
      <w:r w:rsidR="00B60BA0" w:rsidRPr="00C831AA">
        <w:t>strategy</w:t>
      </w:r>
    </w:p>
    <w:tbl>
      <w:tblPr>
        <w:tblStyle w:val="TableGrid"/>
        <w:tblW w:w="0" w:type="auto"/>
        <w:tblInd w:w="0" w:type="dxa"/>
        <w:tblLook w:val="04A0" w:firstRow="1" w:lastRow="0" w:firstColumn="1" w:lastColumn="0" w:noHBand="0" w:noVBand="1"/>
      </w:tblPr>
      <w:tblGrid>
        <w:gridCol w:w="4038"/>
        <w:gridCol w:w="2227"/>
        <w:gridCol w:w="3095"/>
      </w:tblGrid>
      <w:tr w:rsidR="00A41FB7" w:rsidRPr="00C831AA" w14:paraId="02DEFD14" w14:textId="77777777" w:rsidTr="00763844">
        <w:trPr>
          <w:trHeight w:val="472"/>
        </w:trPr>
        <w:tc>
          <w:tcPr>
            <w:tcW w:w="0" w:type="auto"/>
            <w:gridSpan w:val="3"/>
            <w:tcBorders>
              <w:top w:val="single" w:sz="12" w:space="0" w:color="000000" w:themeColor="text1"/>
            </w:tcBorders>
            <w:shd w:val="clear" w:color="auto" w:fill="BBC3EA"/>
            <w:vAlign w:val="center"/>
          </w:tcPr>
          <w:p w14:paraId="2906BF20" w14:textId="17F87E17" w:rsidR="00A41FB7" w:rsidRPr="00763844" w:rsidRDefault="00A41FB7" w:rsidP="00763844">
            <w:pPr>
              <w:spacing w:after="0" w:line="276" w:lineRule="auto"/>
              <w:ind w:left="142"/>
              <w:rPr>
                <w:b/>
                <w:bCs/>
                <w:sz w:val="18"/>
                <w:szCs w:val="18"/>
              </w:rPr>
            </w:pPr>
            <w:r w:rsidRPr="00763844">
              <w:rPr>
                <w:b/>
                <w:bCs/>
                <w:sz w:val="18"/>
                <w:szCs w:val="18"/>
              </w:rPr>
              <w:t>Main search strings</w:t>
            </w:r>
          </w:p>
        </w:tc>
      </w:tr>
      <w:tr w:rsidR="00C12ED0" w:rsidRPr="00C831AA" w14:paraId="458F3C1A" w14:textId="77777777" w:rsidTr="00763844">
        <w:trPr>
          <w:trHeight w:val="472"/>
        </w:trPr>
        <w:tc>
          <w:tcPr>
            <w:tcW w:w="0" w:type="auto"/>
            <w:gridSpan w:val="3"/>
            <w:tcBorders>
              <w:top w:val="single" w:sz="12" w:space="0" w:color="000000" w:themeColor="text1"/>
            </w:tcBorders>
            <w:shd w:val="clear" w:color="auto" w:fill="BBC3EA"/>
            <w:vAlign w:val="center"/>
          </w:tcPr>
          <w:p w14:paraId="11535923" w14:textId="3F9FA28F" w:rsidR="00C12ED0" w:rsidRPr="00763844" w:rsidRDefault="00C12ED0" w:rsidP="00763844">
            <w:pPr>
              <w:spacing w:after="0" w:line="276" w:lineRule="auto"/>
              <w:ind w:left="142"/>
              <w:rPr>
                <w:b/>
                <w:bCs/>
                <w:sz w:val="18"/>
                <w:szCs w:val="18"/>
                <w:lang w:eastAsia="en-US"/>
              </w:rPr>
            </w:pPr>
            <w:r w:rsidRPr="00763844">
              <w:rPr>
                <w:b/>
                <w:bCs/>
                <w:sz w:val="18"/>
                <w:szCs w:val="18"/>
              </w:rPr>
              <w:t>Scopus</w:t>
            </w:r>
          </w:p>
        </w:tc>
      </w:tr>
      <w:tr w:rsidR="00D27ADA" w:rsidRPr="00C831AA" w14:paraId="32DC898D" w14:textId="77777777" w:rsidTr="00A41FB7">
        <w:tc>
          <w:tcPr>
            <w:tcW w:w="0" w:type="auto"/>
            <w:vAlign w:val="center"/>
          </w:tcPr>
          <w:p w14:paraId="3AC0272A" w14:textId="4D8A3C34" w:rsidR="00D27ADA" w:rsidRPr="00763844" w:rsidRDefault="00D27ADA" w:rsidP="00A41FB7">
            <w:pPr>
              <w:spacing w:after="0"/>
              <w:ind w:left="142"/>
              <w:rPr>
                <w:b/>
                <w:bCs/>
                <w:sz w:val="18"/>
                <w:szCs w:val="18"/>
                <w:lang w:eastAsia="en-US"/>
              </w:rPr>
            </w:pPr>
            <w:r w:rsidRPr="00763844">
              <w:rPr>
                <w:b/>
                <w:bCs/>
                <w:sz w:val="18"/>
                <w:szCs w:val="18"/>
                <w:lang w:eastAsia="en-US"/>
              </w:rPr>
              <w:t xml:space="preserve">Date: </w:t>
            </w:r>
            <w:r w:rsidR="0065032D" w:rsidRPr="00763844">
              <w:rPr>
                <w:sz w:val="18"/>
                <w:szCs w:val="18"/>
                <w:lang w:eastAsia="en-US"/>
              </w:rPr>
              <w:t>Nov 7</w:t>
            </w:r>
            <w:r w:rsidRPr="00763844">
              <w:rPr>
                <w:sz w:val="18"/>
                <w:szCs w:val="18"/>
                <w:lang w:eastAsia="en-US"/>
              </w:rPr>
              <w:t>, 2025</w:t>
            </w:r>
          </w:p>
        </w:tc>
        <w:tc>
          <w:tcPr>
            <w:tcW w:w="0" w:type="auto"/>
            <w:vAlign w:val="center"/>
          </w:tcPr>
          <w:p w14:paraId="5CC57C6E" w14:textId="253778F6" w:rsidR="00D27ADA" w:rsidRPr="00763844" w:rsidRDefault="00D27ADA" w:rsidP="00A41FB7">
            <w:pPr>
              <w:spacing w:after="0"/>
              <w:rPr>
                <w:sz w:val="18"/>
                <w:szCs w:val="18"/>
                <w:lang w:eastAsia="en-US"/>
              </w:rPr>
            </w:pPr>
            <w:commentRangeStart w:id="1"/>
            <w:r w:rsidRPr="00763844">
              <w:rPr>
                <w:b/>
                <w:bCs/>
                <w:sz w:val="18"/>
                <w:szCs w:val="18"/>
                <w:lang w:eastAsia="en-US"/>
              </w:rPr>
              <w:t xml:space="preserve">Hits: </w:t>
            </w:r>
            <w:r w:rsidRPr="00763844">
              <w:rPr>
                <w:sz w:val="18"/>
                <w:szCs w:val="18"/>
                <w:lang w:eastAsia="en-US"/>
              </w:rPr>
              <w:t>1</w:t>
            </w:r>
            <w:r w:rsidR="0065032D" w:rsidRPr="00763844">
              <w:rPr>
                <w:sz w:val="18"/>
                <w:szCs w:val="18"/>
                <w:lang w:eastAsia="en-US"/>
              </w:rPr>
              <w:t>403</w:t>
            </w:r>
            <w:commentRangeEnd w:id="1"/>
            <w:r w:rsidR="00940249" w:rsidRPr="00763844">
              <w:rPr>
                <w:rStyle w:val="CommentReference"/>
                <w:sz w:val="18"/>
                <w:szCs w:val="18"/>
                <w:lang w:eastAsia="en-US"/>
              </w:rPr>
              <w:commentReference w:id="1"/>
            </w:r>
          </w:p>
        </w:tc>
        <w:tc>
          <w:tcPr>
            <w:tcW w:w="0" w:type="auto"/>
            <w:vAlign w:val="center"/>
          </w:tcPr>
          <w:p w14:paraId="0CBC6788" w14:textId="37957D2C" w:rsidR="00D27ADA" w:rsidRPr="00763844" w:rsidRDefault="00D27ADA" w:rsidP="00A41FB7">
            <w:pPr>
              <w:spacing w:after="0"/>
              <w:rPr>
                <w:b/>
                <w:bCs/>
                <w:sz w:val="18"/>
                <w:szCs w:val="18"/>
                <w:lang w:eastAsia="en-US"/>
              </w:rPr>
            </w:pPr>
            <w:r w:rsidRPr="00763844">
              <w:rPr>
                <w:b/>
                <w:bCs/>
                <w:sz w:val="18"/>
                <w:szCs w:val="18"/>
                <w:lang w:eastAsia="en-US"/>
              </w:rPr>
              <w:t xml:space="preserve">Sensitivity: </w:t>
            </w:r>
            <w:r w:rsidRPr="00763844">
              <w:rPr>
                <w:sz w:val="18"/>
                <w:szCs w:val="18"/>
                <w:lang w:eastAsia="en-US"/>
              </w:rPr>
              <w:t>100%</w:t>
            </w:r>
          </w:p>
        </w:tc>
      </w:tr>
      <w:tr w:rsidR="00EC3CF1" w:rsidRPr="00C831AA" w14:paraId="37DABA22" w14:textId="77777777" w:rsidTr="00A41FB7">
        <w:tc>
          <w:tcPr>
            <w:tcW w:w="0" w:type="auto"/>
            <w:gridSpan w:val="3"/>
            <w:tcBorders>
              <w:top w:val="single" w:sz="2" w:space="0" w:color="auto"/>
            </w:tcBorders>
            <w:vAlign w:val="center"/>
          </w:tcPr>
          <w:p w14:paraId="455A64D3" w14:textId="562A0F4D" w:rsidR="00A23699" w:rsidRPr="00763844" w:rsidRDefault="0065032D" w:rsidP="00A41FB7">
            <w:pPr>
              <w:spacing w:after="0"/>
              <w:ind w:left="142"/>
              <w:rPr>
                <w:sz w:val="18"/>
                <w:szCs w:val="18"/>
                <w:lang w:eastAsia="en-US"/>
              </w:rPr>
            </w:pPr>
            <w:r w:rsidRPr="00763844">
              <w:rPr>
                <w:sz w:val="18"/>
                <w:szCs w:val="18"/>
                <w:lang w:eastAsia="en-US"/>
              </w:rPr>
              <w:t>TITLE-ABS-KEY ( ( ( "chronic noise" OR "noise stress*" OR "sound stress*" OR "acoustic stress*" OR "noise exposure" OR "maternal noise exposure" OR "gestational stress" OR "prenatal stress" OR "maternal stress" OR "prenatal noise" OR "ultrasound-induced stress" OR ultraso* OR "environmental noise" OR "traffic noise" OR "white noise" OR "industrial noise" OR "continuous noise" OR "long-term noise" ) AND ( prenatal OR maternal OR "during pregnancy" OR "pregnant rat*" OR "pregnant mice" OR "pregnant dam*" OR offspring OR "rat offspring" OR pup OR pups OR progeny ) AND ( anxiet* OR distress* OR despair* OR anhedonia OR "emotional state" OR depress* OR "anxiety-like" OR "depressive-like" OR "mood disorder*" OR "open field" OR "elevated plus maze" OR "forced swim*" OR "sucrose preference" OR "light dark box" OR "marble burying" ) AND ( mouse OR mice OR rat OR rats OR rodent* OR murine OR "guinea pig" OR chinchilla ) ) )</w:t>
            </w:r>
          </w:p>
        </w:tc>
      </w:tr>
      <w:tr w:rsidR="00D27ADA" w:rsidRPr="00C831AA" w14:paraId="5E13EE63" w14:textId="77777777" w:rsidTr="00763844">
        <w:trPr>
          <w:trHeight w:val="472"/>
        </w:trPr>
        <w:tc>
          <w:tcPr>
            <w:tcW w:w="0" w:type="auto"/>
            <w:gridSpan w:val="3"/>
            <w:shd w:val="clear" w:color="auto" w:fill="BBC3EA"/>
            <w:vAlign w:val="center"/>
          </w:tcPr>
          <w:p w14:paraId="3675BE57" w14:textId="11A0026F" w:rsidR="00D27ADA" w:rsidRPr="00763844" w:rsidRDefault="00D27ADA" w:rsidP="00763844">
            <w:pPr>
              <w:spacing w:after="0" w:line="276" w:lineRule="auto"/>
              <w:ind w:left="142"/>
              <w:rPr>
                <w:b/>
                <w:bCs/>
                <w:sz w:val="18"/>
                <w:szCs w:val="18"/>
                <w:lang w:eastAsia="en-US"/>
              </w:rPr>
            </w:pPr>
            <w:r w:rsidRPr="00763844">
              <w:rPr>
                <w:b/>
                <w:bCs/>
                <w:sz w:val="18"/>
                <w:szCs w:val="18"/>
              </w:rPr>
              <w:t>Web of Science Core Collection search string</w:t>
            </w:r>
          </w:p>
        </w:tc>
      </w:tr>
      <w:tr w:rsidR="00A41FB7" w:rsidRPr="00C831AA" w14:paraId="3E3A491F" w14:textId="77777777" w:rsidTr="00A41FB7">
        <w:tc>
          <w:tcPr>
            <w:tcW w:w="0" w:type="auto"/>
            <w:vAlign w:val="center"/>
          </w:tcPr>
          <w:p w14:paraId="3DAD438D" w14:textId="717A65A0" w:rsidR="00D27ADA" w:rsidRPr="00763844" w:rsidRDefault="00D27ADA" w:rsidP="00A41FB7">
            <w:pPr>
              <w:spacing w:after="0"/>
              <w:ind w:left="142"/>
              <w:rPr>
                <w:b/>
                <w:bCs/>
                <w:sz w:val="18"/>
                <w:szCs w:val="18"/>
                <w:lang w:eastAsia="en-US"/>
              </w:rPr>
            </w:pPr>
            <w:r w:rsidRPr="00763844">
              <w:rPr>
                <w:b/>
                <w:bCs/>
                <w:sz w:val="18"/>
                <w:szCs w:val="18"/>
                <w:lang w:eastAsia="en-US"/>
              </w:rPr>
              <w:t xml:space="preserve">Date: </w:t>
            </w:r>
            <w:r w:rsidR="00656799" w:rsidRPr="00763844">
              <w:rPr>
                <w:sz w:val="18"/>
                <w:szCs w:val="18"/>
                <w:lang w:eastAsia="en-US"/>
              </w:rPr>
              <w:t>Nov</w:t>
            </w:r>
            <w:r w:rsidRPr="00763844">
              <w:rPr>
                <w:sz w:val="18"/>
                <w:szCs w:val="18"/>
                <w:lang w:eastAsia="en-US"/>
              </w:rPr>
              <w:t xml:space="preserve"> </w:t>
            </w:r>
            <w:r w:rsidR="00656799" w:rsidRPr="00763844">
              <w:rPr>
                <w:sz w:val="18"/>
                <w:szCs w:val="18"/>
                <w:lang w:eastAsia="en-US"/>
              </w:rPr>
              <w:t>7</w:t>
            </w:r>
            <w:r w:rsidRPr="00763844">
              <w:rPr>
                <w:sz w:val="18"/>
                <w:szCs w:val="18"/>
                <w:lang w:eastAsia="en-US"/>
              </w:rPr>
              <w:t>, 2025</w:t>
            </w:r>
          </w:p>
        </w:tc>
        <w:tc>
          <w:tcPr>
            <w:tcW w:w="0" w:type="auto"/>
            <w:vAlign w:val="center"/>
          </w:tcPr>
          <w:p w14:paraId="3B054E2B" w14:textId="44FA0B60" w:rsidR="00D27ADA" w:rsidRPr="00763844" w:rsidRDefault="00D27ADA" w:rsidP="00A41FB7">
            <w:pPr>
              <w:spacing w:after="0"/>
              <w:rPr>
                <w:sz w:val="18"/>
                <w:szCs w:val="18"/>
                <w:lang w:eastAsia="en-US"/>
              </w:rPr>
            </w:pPr>
            <w:r w:rsidRPr="00763844">
              <w:rPr>
                <w:b/>
                <w:bCs/>
                <w:sz w:val="18"/>
                <w:szCs w:val="18"/>
                <w:lang w:eastAsia="en-US"/>
              </w:rPr>
              <w:t>Hits:</w:t>
            </w:r>
            <w:commentRangeStart w:id="2"/>
            <w:r w:rsidRPr="00763844">
              <w:rPr>
                <w:b/>
                <w:bCs/>
                <w:sz w:val="18"/>
                <w:szCs w:val="18"/>
                <w:lang w:eastAsia="en-US"/>
              </w:rPr>
              <w:t xml:space="preserve"> </w:t>
            </w:r>
            <w:r w:rsidRPr="00763844">
              <w:rPr>
                <w:sz w:val="18"/>
                <w:szCs w:val="18"/>
                <w:lang w:eastAsia="en-US"/>
              </w:rPr>
              <w:t>1</w:t>
            </w:r>
            <w:r w:rsidR="00656799" w:rsidRPr="00763844">
              <w:rPr>
                <w:sz w:val="18"/>
                <w:szCs w:val="18"/>
                <w:lang w:eastAsia="en-US"/>
              </w:rPr>
              <w:t>840</w:t>
            </w:r>
            <w:commentRangeEnd w:id="2"/>
            <w:r w:rsidR="003E009A" w:rsidRPr="00763844">
              <w:rPr>
                <w:rStyle w:val="CommentReference"/>
                <w:sz w:val="18"/>
                <w:szCs w:val="18"/>
                <w:lang w:eastAsia="en-US"/>
              </w:rPr>
              <w:commentReference w:id="2"/>
            </w:r>
          </w:p>
        </w:tc>
        <w:tc>
          <w:tcPr>
            <w:tcW w:w="0" w:type="auto"/>
            <w:vAlign w:val="center"/>
          </w:tcPr>
          <w:p w14:paraId="55948835" w14:textId="077FA47F" w:rsidR="00D27ADA" w:rsidRPr="00763844" w:rsidRDefault="00D27ADA" w:rsidP="00A41FB7">
            <w:pPr>
              <w:spacing w:after="0"/>
              <w:rPr>
                <w:b/>
                <w:bCs/>
                <w:sz w:val="18"/>
                <w:szCs w:val="18"/>
                <w:lang w:eastAsia="en-US"/>
              </w:rPr>
            </w:pPr>
            <w:r w:rsidRPr="00763844">
              <w:rPr>
                <w:b/>
                <w:bCs/>
                <w:sz w:val="18"/>
                <w:szCs w:val="18"/>
                <w:lang w:eastAsia="en-US"/>
              </w:rPr>
              <w:t xml:space="preserve">Sensitivity: </w:t>
            </w:r>
            <w:r w:rsidR="00FA3D45" w:rsidRPr="00763844">
              <w:rPr>
                <w:sz w:val="18"/>
                <w:szCs w:val="18"/>
                <w:lang w:eastAsia="en-US"/>
              </w:rPr>
              <w:t>100%</w:t>
            </w:r>
          </w:p>
        </w:tc>
      </w:tr>
      <w:tr w:rsidR="00D27ADA" w:rsidRPr="00C831AA" w14:paraId="43193A87" w14:textId="77777777" w:rsidTr="00A41FB7">
        <w:tc>
          <w:tcPr>
            <w:tcW w:w="0" w:type="auto"/>
            <w:gridSpan w:val="3"/>
            <w:tcBorders>
              <w:top w:val="single" w:sz="2" w:space="0" w:color="auto"/>
            </w:tcBorders>
            <w:vAlign w:val="center"/>
          </w:tcPr>
          <w:p w14:paraId="084E68DA" w14:textId="26811A14" w:rsidR="00D27ADA" w:rsidRPr="00763844" w:rsidRDefault="00FA3D45" w:rsidP="00FA3D45">
            <w:pPr>
              <w:spacing w:after="0"/>
              <w:ind w:left="142"/>
              <w:rPr>
                <w:sz w:val="18"/>
                <w:szCs w:val="18"/>
                <w:lang w:val="en-CA"/>
              </w:rPr>
            </w:pPr>
            <w:r w:rsidRPr="00763844">
              <w:rPr>
                <w:sz w:val="18"/>
                <w:szCs w:val="18"/>
              </w:rPr>
              <w:t>TS = ( ( ( “chronic noise” OR “noise stress*” OR “sound stress*” OR “acoustic stress*” OR “noise exposure” OR “maternal noise exposure” OR “gestational stress” OR “prenatal stress” OR “maternal stress” OR “prenatal noise” OR “ultrasound-induced stress” OR ultraso* OR “environmental noise” OR “traffic noise” OR “white noise” OR “industrial noise” OR “continuous noise” OR “long-term noise” ) AND ( prenatal OR maternal OR “during pregnancy” OR “pregnant rat*” OR “pregnant mice” OR “pregnant dam*” OR offspring OR “rat offspring” OR pup OR pups OR progeny ) AND ( anxiet* OR distress* OR despair* OR anhedonia OR "emotional state" OR depress* OR “anxiety-like” OR “depressive-like” OR “mood disorder*” OR “open field” OR “elevated plus maze” OR “forced swim*” OR “sucrose preference” OR “light dark box” OR “morris water maze” OR “marble burying” ) AND ( mouse OR mice OR rat OR rats OR rodent* OR murine OR “guinea pig” OR chinchilla ) ) )</w:t>
            </w:r>
          </w:p>
        </w:tc>
      </w:tr>
      <w:tr w:rsidR="00D27ADA" w:rsidRPr="00C831AA" w14:paraId="10152F20" w14:textId="77777777" w:rsidTr="00763844">
        <w:trPr>
          <w:trHeight w:val="472"/>
        </w:trPr>
        <w:tc>
          <w:tcPr>
            <w:tcW w:w="0" w:type="auto"/>
            <w:gridSpan w:val="3"/>
            <w:shd w:val="clear" w:color="auto" w:fill="BBC3EA"/>
            <w:vAlign w:val="center"/>
          </w:tcPr>
          <w:p w14:paraId="2D401FEA" w14:textId="428A2468" w:rsidR="00D27ADA" w:rsidRPr="00763844" w:rsidRDefault="00D27ADA" w:rsidP="00763844">
            <w:pPr>
              <w:spacing w:after="0" w:line="276" w:lineRule="auto"/>
              <w:ind w:left="142"/>
              <w:rPr>
                <w:b/>
                <w:bCs/>
                <w:sz w:val="18"/>
                <w:szCs w:val="18"/>
                <w:lang w:eastAsia="en-US"/>
              </w:rPr>
            </w:pPr>
            <w:r w:rsidRPr="00763844">
              <w:rPr>
                <w:b/>
                <w:bCs/>
                <w:sz w:val="18"/>
                <w:szCs w:val="18"/>
              </w:rPr>
              <w:t>PubMed</w:t>
            </w:r>
          </w:p>
        </w:tc>
      </w:tr>
      <w:tr w:rsidR="00A41FB7" w:rsidRPr="00C831AA" w14:paraId="375F5922" w14:textId="77777777" w:rsidTr="00A41FB7">
        <w:tc>
          <w:tcPr>
            <w:tcW w:w="0" w:type="auto"/>
            <w:tcBorders>
              <w:bottom w:val="single" w:sz="2" w:space="0" w:color="auto"/>
            </w:tcBorders>
            <w:vAlign w:val="center"/>
          </w:tcPr>
          <w:p w14:paraId="17BD8D4F" w14:textId="49E169A2" w:rsidR="00D27ADA" w:rsidRPr="00763844" w:rsidRDefault="00D27ADA" w:rsidP="00A41FB7">
            <w:pPr>
              <w:spacing w:after="0"/>
              <w:ind w:left="142"/>
              <w:rPr>
                <w:b/>
                <w:bCs/>
                <w:sz w:val="18"/>
                <w:szCs w:val="18"/>
                <w:lang w:eastAsia="en-US"/>
              </w:rPr>
            </w:pPr>
            <w:r w:rsidRPr="00763844">
              <w:rPr>
                <w:b/>
                <w:bCs/>
                <w:sz w:val="18"/>
                <w:szCs w:val="18"/>
                <w:lang w:eastAsia="en-US"/>
              </w:rPr>
              <w:t xml:space="preserve">Date: </w:t>
            </w:r>
            <w:r w:rsidR="00656799" w:rsidRPr="00763844">
              <w:rPr>
                <w:sz w:val="18"/>
                <w:szCs w:val="18"/>
                <w:lang w:eastAsia="en-US"/>
              </w:rPr>
              <w:t>Nov 7</w:t>
            </w:r>
            <w:r w:rsidRPr="00763844">
              <w:rPr>
                <w:sz w:val="18"/>
                <w:szCs w:val="18"/>
                <w:lang w:eastAsia="en-US"/>
              </w:rPr>
              <w:t>, 2025</w:t>
            </w:r>
          </w:p>
        </w:tc>
        <w:tc>
          <w:tcPr>
            <w:tcW w:w="0" w:type="auto"/>
            <w:tcBorders>
              <w:bottom w:val="single" w:sz="2" w:space="0" w:color="auto"/>
            </w:tcBorders>
            <w:vAlign w:val="center"/>
          </w:tcPr>
          <w:p w14:paraId="5DE2C964" w14:textId="2A7D12E5" w:rsidR="00D27ADA" w:rsidRPr="00763844" w:rsidRDefault="00D27ADA" w:rsidP="00A41FB7">
            <w:pPr>
              <w:spacing w:after="0"/>
              <w:rPr>
                <w:sz w:val="18"/>
                <w:szCs w:val="18"/>
                <w:lang w:eastAsia="en-US"/>
              </w:rPr>
            </w:pPr>
            <w:commentRangeStart w:id="3"/>
            <w:r w:rsidRPr="00763844">
              <w:rPr>
                <w:b/>
                <w:bCs/>
                <w:sz w:val="18"/>
                <w:szCs w:val="18"/>
                <w:lang w:eastAsia="en-US"/>
              </w:rPr>
              <w:t xml:space="preserve">Hits: </w:t>
            </w:r>
            <w:r w:rsidR="0006645A" w:rsidRPr="00763844">
              <w:rPr>
                <w:sz w:val="18"/>
                <w:szCs w:val="18"/>
                <w:lang w:eastAsia="en-US"/>
              </w:rPr>
              <w:t>1,055</w:t>
            </w:r>
            <w:commentRangeEnd w:id="3"/>
            <w:r w:rsidR="00D64BDE" w:rsidRPr="00763844">
              <w:rPr>
                <w:rStyle w:val="CommentReference"/>
                <w:sz w:val="18"/>
                <w:szCs w:val="18"/>
                <w:lang w:eastAsia="en-US"/>
              </w:rPr>
              <w:commentReference w:id="3"/>
            </w:r>
          </w:p>
        </w:tc>
        <w:tc>
          <w:tcPr>
            <w:tcW w:w="0" w:type="auto"/>
            <w:tcBorders>
              <w:bottom w:val="single" w:sz="2" w:space="0" w:color="auto"/>
            </w:tcBorders>
            <w:vAlign w:val="center"/>
          </w:tcPr>
          <w:p w14:paraId="6054FC49" w14:textId="45E9A4A5" w:rsidR="00D27ADA" w:rsidRPr="00763844" w:rsidRDefault="00D27ADA" w:rsidP="00A41FB7">
            <w:pPr>
              <w:spacing w:after="0"/>
              <w:rPr>
                <w:sz w:val="18"/>
                <w:szCs w:val="18"/>
                <w:lang w:eastAsia="en-US"/>
              </w:rPr>
            </w:pPr>
          </w:p>
        </w:tc>
      </w:tr>
      <w:tr w:rsidR="00D27ADA" w:rsidRPr="00C831AA" w14:paraId="46EA269E" w14:textId="77777777" w:rsidTr="00D56027">
        <w:tc>
          <w:tcPr>
            <w:tcW w:w="0" w:type="auto"/>
            <w:gridSpan w:val="3"/>
            <w:tcBorders>
              <w:top w:val="single" w:sz="2" w:space="0" w:color="auto"/>
            </w:tcBorders>
            <w:vAlign w:val="center"/>
          </w:tcPr>
          <w:p w14:paraId="466C61A1" w14:textId="589B4C5B" w:rsidR="00D27ADA" w:rsidRPr="00763844" w:rsidRDefault="0006645A" w:rsidP="0006645A">
            <w:pPr>
              <w:spacing w:after="0"/>
              <w:ind w:left="142"/>
              <w:rPr>
                <w:sz w:val="18"/>
                <w:szCs w:val="18"/>
              </w:rPr>
            </w:pPr>
            <w:r w:rsidRPr="00763844">
              <w:rPr>
                <w:sz w:val="18"/>
                <w:szCs w:val="18"/>
              </w:rPr>
              <w:t xml:space="preserve">(( “chronic noise”[tiab] OR “noise stress*”[tiab] OR “sound stress*”[tiab] OR “acoustic stress*”[tiab] OR “noise exposure”[tiab] OR “maternal noise exposure”[tiab] OR “gestational stress”[tiab] OR “prenatal stress”[tiab] OR “maternal stress”[tiab] OR “prenatal noise”[tiab] OR “ultrasound-induced stress”[tiab] OR ultraso*[tiab] OR “environmental noise”[tiab] </w:t>
            </w:r>
            <w:r w:rsidRPr="00763844">
              <w:rPr>
                <w:sz w:val="18"/>
                <w:szCs w:val="18"/>
              </w:rPr>
              <w:lastRenderedPageBreak/>
              <w:t>OR “traffic noise”[tiab] OR “white noise”[tiab] OR “industrial noise”[tiab] OR “continuous noise”[tiab] OR “long-term noise”[tiab]) AND (prenatal[tiab] OR maternal[tiab] OR “during pregnancy”[tiab] OR “pregnant rat”[tiab] OR “pregnant rats”[tiab] OR “pregnant mice”[tiab] OR “pregnant dam”[tiab] OR “pregnant dams”[tiab] OR offspring[tiab] OR “rat offspring”[tiab] OR pup[tiab] OR pups[tiab] OR progeny[tiab]) AND (anxiet*[tiab] OR distress*[tiab] OR despair[tiab] OR anhedonia[tiab] OR "emotional state"[tiab] OR depress*[tiab] OR “anxiety-like”[tiab] OR “depressive-like”[tiab] OR “mood disorder*”[tiab] OR “open field”[tiab] OR “elevated plus maze”[tiab] OR “forced swim*”[tiab] OR “sucrose preference”[tiab] OR “light dark box”[tiab] OR “morris water maze”[tiab] OR “marble burying”[tiab]) AND (mouse[tiab] OR mice[tiab] OR rat[tiab] OR rats[tiab] OR rodent*[tiab] OR murine[tiab] OR “guinea pig”[tiab] OR chinchilla[tiab]) ) OR (((Rodentia [MeSH]) AND (noise[MeSH Terms])) AND (Pregnancy[MeSH Terms]))</w:t>
            </w:r>
          </w:p>
        </w:tc>
      </w:tr>
      <w:tr w:rsidR="0006645A" w:rsidRPr="00C831AA" w14:paraId="339C28BF" w14:textId="77777777" w:rsidTr="00763844">
        <w:trPr>
          <w:trHeight w:val="472"/>
        </w:trPr>
        <w:tc>
          <w:tcPr>
            <w:tcW w:w="0" w:type="auto"/>
            <w:gridSpan w:val="3"/>
            <w:shd w:val="clear" w:color="auto" w:fill="BBC3EA"/>
            <w:vAlign w:val="center"/>
          </w:tcPr>
          <w:p w14:paraId="2702DB19" w14:textId="3966B158" w:rsidR="0006645A" w:rsidRPr="00763844" w:rsidRDefault="00D56027" w:rsidP="00763844">
            <w:pPr>
              <w:spacing w:after="0" w:line="276" w:lineRule="auto"/>
              <w:ind w:left="142"/>
              <w:rPr>
                <w:b/>
                <w:bCs/>
                <w:sz w:val="18"/>
                <w:szCs w:val="18"/>
                <w:lang w:eastAsia="en-US"/>
              </w:rPr>
            </w:pPr>
            <w:r w:rsidRPr="00763844">
              <w:rPr>
                <w:b/>
                <w:bCs/>
                <w:sz w:val="18"/>
                <w:szCs w:val="18"/>
              </w:rPr>
              <w:lastRenderedPageBreak/>
              <w:t>PsycINFO</w:t>
            </w:r>
          </w:p>
        </w:tc>
      </w:tr>
      <w:tr w:rsidR="00D56027" w:rsidRPr="00C831AA" w14:paraId="4AF4D6E1" w14:textId="77777777" w:rsidTr="00D56027">
        <w:tc>
          <w:tcPr>
            <w:tcW w:w="0" w:type="auto"/>
            <w:vAlign w:val="center"/>
          </w:tcPr>
          <w:p w14:paraId="48D67777" w14:textId="19A1BD8C" w:rsidR="00D56027" w:rsidRPr="00763844" w:rsidRDefault="00D56027" w:rsidP="003C5BAE">
            <w:pPr>
              <w:spacing w:after="0"/>
              <w:ind w:left="142"/>
              <w:rPr>
                <w:b/>
                <w:bCs/>
                <w:sz w:val="18"/>
                <w:szCs w:val="18"/>
                <w:lang w:eastAsia="en-US"/>
              </w:rPr>
            </w:pPr>
            <w:r w:rsidRPr="00763844">
              <w:rPr>
                <w:b/>
                <w:bCs/>
                <w:sz w:val="18"/>
                <w:szCs w:val="18"/>
                <w:lang w:eastAsia="en-US"/>
              </w:rPr>
              <w:t xml:space="preserve">Date: </w:t>
            </w:r>
            <w:r w:rsidR="00E5147E" w:rsidRPr="00F36030">
              <w:rPr>
                <w:sz w:val="18"/>
                <w:szCs w:val="18"/>
                <w:lang w:eastAsia="en-US"/>
              </w:rPr>
              <w:t xml:space="preserve">November </w:t>
            </w:r>
            <w:r w:rsidR="00F36030" w:rsidRPr="00F36030">
              <w:rPr>
                <w:sz w:val="18"/>
                <w:szCs w:val="18"/>
                <w:lang w:eastAsia="en-US"/>
              </w:rPr>
              <w:t>13, 2025</w:t>
            </w:r>
          </w:p>
        </w:tc>
        <w:tc>
          <w:tcPr>
            <w:tcW w:w="0" w:type="auto"/>
            <w:vAlign w:val="center"/>
          </w:tcPr>
          <w:p w14:paraId="66B1E4AC" w14:textId="09AFA744" w:rsidR="00D56027" w:rsidRPr="00763844" w:rsidRDefault="00D56027" w:rsidP="003C5BAE">
            <w:pPr>
              <w:spacing w:after="0"/>
              <w:rPr>
                <w:sz w:val="18"/>
                <w:szCs w:val="18"/>
                <w:lang w:eastAsia="en-US"/>
              </w:rPr>
            </w:pPr>
            <w:commentRangeStart w:id="4"/>
            <w:r w:rsidRPr="00763844">
              <w:rPr>
                <w:b/>
                <w:bCs/>
                <w:sz w:val="18"/>
                <w:szCs w:val="18"/>
                <w:lang w:eastAsia="en-US"/>
              </w:rPr>
              <w:t>Hits:</w:t>
            </w:r>
            <w:r w:rsidR="00E5147E">
              <w:rPr>
                <w:b/>
                <w:bCs/>
                <w:sz w:val="18"/>
                <w:szCs w:val="18"/>
                <w:lang w:eastAsia="en-US"/>
              </w:rPr>
              <w:t xml:space="preserve"> </w:t>
            </w:r>
            <w:r w:rsidR="00E5147E" w:rsidRPr="00E5147E">
              <w:rPr>
                <w:sz w:val="18"/>
                <w:szCs w:val="18"/>
                <w:lang w:eastAsia="en-US"/>
              </w:rPr>
              <w:t>408</w:t>
            </w:r>
            <w:commentRangeEnd w:id="4"/>
            <w:r w:rsidR="0091601E" w:rsidRPr="00763844">
              <w:rPr>
                <w:rStyle w:val="CommentReference"/>
                <w:sz w:val="18"/>
                <w:szCs w:val="18"/>
                <w:lang w:eastAsia="en-US"/>
              </w:rPr>
              <w:commentReference w:id="4"/>
            </w:r>
          </w:p>
        </w:tc>
        <w:tc>
          <w:tcPr>
            <w:tcW w:w="0" w:type="auto"/>
            <w:vAlign w:val="center"/>
          </w:tcPr>
          <w:p w14:paraId="519E8F86" w14:textId="77777777" w:rsidR="00D56027" w:rsidRPr="00763844" w:rsidRDefault="00D56027" w:rsidP="003C5BAE">
            <w:pPr>
              <w:spacing w:after="0"/>
              <w:rPr>
                <w:sz w:val="18"/>
                <w:szCs w:val="18"/>
                <w:lang w:eastAsia="en-US"/>
              </w:rPr>
            </w:pPr>
          </w:p>
        </w:tc>
      </w:tr>
      <w:tr w:rsidR="0006645A" w:rsidRPr="00C831AA" w14:paraId="7C4079AB" w14:textId="77777777" w:rsidTr="00D56027">
        <w:tc>
          <w:tcPr>
            <w:tcW w:w="0" w:type="auto"/>
            <w:gridSpan w:val="3"/>
            <w:tcBorders>
              <w:top w:val="single" w:sz="4" w:space="0" w:color="auto"/>
            </w:tcBorders>
            <w:vAlign w:val="center"/>
          </w:tcPr>
          <w:p w14:paraId="1B147E5D" w14:textId="5C514172" w:rsidR="00F14AC8" w:rsidRPr="00763844" w:rsidRDefault="00C41DFB" w:rsidP="0006645A">
            <w:pPr>
              <w:spacing w:after="0"/>
              <w:ind w:left="142"/>
              <w:rPr>
                <w:sz w:val="18"/>
                <w:szCs w:val="18"/>
              </w:rPr>
            </w:pPr>
            <w:r w:rsidRPr="00C41DFB">
              <w:rPr>
                <w:sz w:val="18"/>
                <w:szCs w:val="18"/>
              </w:rPr>
              <w:t xml:space="preserve">(chronic noise or noise stress or sound stress or acoustic stress or noise exposure or maternal noise exposure or gestational stress or prenatal stress or maternal stress or prenatal noise or ultrasound-induced stress or environmental noise or traffic noise or white noise or industrial noise or continuous noise or long-term noise).mp. [mp=title, abstract, heading word, table of contents, key concepts, original title, tests &amp; measures, mesh word] </w:t>
            </w:r>
            <w:r w:rsidR="00ED5508">
              <w:rPr>
                <w:sz w:val="18"/>
                <w:szCs w:val="18"/>
              </w:rPr>
              <w:t xml:space="preserve">AND </w:t>
            </w:r>
            <w:r w:rsidR="00ED5508" w:rsidRPr="00ED5508">
              <w:rPr>
                <w:sz w:val="18"/>
                <w:szCs w:val="18"/>
              </w:rPr>
              <w:t>(prenatal or maternal or during pregnancy or pregnant rat or pregnant mice or pregnant dam or offspring or rat offspring or pup or pups or progeny).mp. [mp=title, abstract, heading word, table of contents, key concepts, original title, tests &amp; measures, mesh word]</w:t>
            </w:r>
            <w:r w:rsidR="00ED5508">
              <w:rPr>
                <w:sz w:val="18"/>
                <w:szCs w:val="18"/>
              </w:rPr>
              <w:t xml:space="preserve"> AND </w:t>
            </w:r>
            <w:r w:rsidR="00ED5508" w:rsidRPr="00ED5508">
              <w:rPr>
                <w:sz w:val="18"/>
                <w:szCs w:val="18"/>
              </w:rPr>
              <w:t>(anxiety or distress or despair or anhedonia or emotional state or depression or anxiety-like or depressive-like or mood disorder or open field or elevated plus maze or forced swim or sucrose preference or light dark box or marble burying).mp. [mp=title, abstract, heading word, table of contents, key concepts, original title, tests &amp; measures, mesh word]</w:t>
            </w:r>
            <w:r w:rsidR="00ED5508">
              <w:rPr>
                <w:sz w:val="18"/>
                <w:szCs w:val="18"/>
              </w:rPr>
              <w:t xml:space="preserve"> AND </w:t>
            </w:r>
            <w:r w:rsidR="00E5147E">
              <w:rPr>
                <w:rFonts w:ascii="Fira Sans" w:hAnsi="Fira Sans"/>
                <w:color w:val="353535"/>
                <w:sz w:val="18"/>
                <w:szCs w:val="18"/>
                <w:shd w:val="clear" w:color="auto" w:fill="FFFFFF"/>
              </w:rPr>
              <w:t>(mouse or mice or rat or rats or rodent or murine or guinea pig or chinchilla).mp. [mp=title, abstract, heading word, table of contents, key concepts, original title, tests &amp; measures, mesh word]</w:t>
            </w:r>
          </w:p>
        </w:tc>
      </w:tr>
      <w:tr w:rsidR="00D27ADA" w:rsidRPr="00C831AA" w14:paraId="6121C762" w14:textId="77777777" w:rsidTr="00763844">
        <w:trPr>
          <w:trHeight w:val="472"/>
        </w:trPr>
        <w:tc>
          <w:tcPr>
            <w:tcW w:w="0" w:type="auto"/>
            <w:gridSpan w:val="3"/>
            <w:tcBorders>
              <w:top w:val="single" w:sz="4" w:space="0" w:color="auto"/>
            </w:tcBorders>
            <w:shd w:val="clear" w:color="auto" w:fill="BBC3EA"/>
            <w:vAlign w:val="center"/>
          </w:tcPr>
          <w:p w14:paraId="11395FED" w14:textId="364E0A89" w:rsidR="00D27ADA" w:rsidRPr="00763844" w:rsidRDefault="00D27ADA" w:rsidP="00763844">
            <w:pPr>
              <w:spacing w:after="0" w:line="276" w:lineRule="auto"/>
              <w:ind w:left="142"/>
              <w:rPr>
                <w:b/>
                <w:bCs/>
                <w:sz w:val="18"/>
                <w:szCs w:val="18"/>
                <w:lang w:eastAsia="en-US"/>
              </w:rPr>
            </w:pPr>
            <w:r w:rsidRPr="00763844">
              <w:rPr>
                <w:b/>
                <w:bCs/>
                <w:sz w:val="18"/>
                <w:szCs w:val="18"/>
              </w:rPr>
              <w:t>OpenAlex</w:t>
            </w:r>
          </w:p>
        </w:tc>
      </w:tr>
      <w:tr w:rsidR="00A41FB7" w:rsidRPr="00C831AA" w14:paraId="503EA1CF" w14:textId="77777777" w:rsidTr="00A41FB7">
        <w:tc>
          <w:tcPr>
            <w:tcW w:w="0" w:type="auto"/>
            <w:vAlign w:val="center"/>
          </w:tcPr>
          <w:p w14:paraId="67EAF4F5" w14:textId="2ABAF2A6" w:rsidR="00D27ADA" w:rsidRPr="00763844" w:rsidRDefault="00D27ADA" w:rsidP="00A41FB7">
            <w:pPr>
              <w:spacing w:after="0"/>
              <w:ind w:left="142"/>
              <w:rPr>
                <w:b/>
                <w:bCs/>
                <w:sz w:val="18"/>
                <w:szCs w:val="18"/>
                <w:lang w:eastAsia="en-US"/>
              </w:rPr>
            </w:pPr>
            <w:r w:rsidRPr="00763844">
              <w:rPr>
                <w:b/>
                <w:bCs/>
                <w:sz w:val="18"/>
                <w:szCs w:val="18"/>
                <w:lang w:eastAsia="en-US"/>
              </w:rPr>
              <w:t xml:space="preserve">Date: </w:t>
            </w:r>
            <w:r w:rsidR="00D56027" w:rsidRPr="00763844">
              <w:rPr>
                <w:sz w:val="18"/>
                <w:szCs w:val="18"/>
                <w:lang w:eastAsia="en-US"/>
              </w:rPr>
              <w:t>November 7</w:t>
            </w:r>
            <w:r w:rsidRPr="00763844">
              <w:rPr>
                <w:sz w:val="18"/>
                <w:szCs w:val="18"/>
                <w:lang w:eastAsia="en-US"/>
              </w:rPr>
              <w:t>, 2025</w:t>
            </w:r>
          </w:p>
        </w:tc>
        <w:tc>
          <w:tcPr>
            <w:tcW w:w="0" w:type="auto"/>
            <w:vAlign w:val="center"/>
          </w:tcPr>
          <w:p w14:paraId="3BC44C99" w14:textId="39E01E58" w:rsidR="00D27ADA" w:rsidRPr="00763844" w:rsidRDefault="00D27ADA" w:rsidP="00A41FB7">
            <w:pPr>
              <w:spacing w:after="0"/>
              <w:rPr>
                <w:sz w:val="18"/>
                <w:szCs w:val="18"/>
                <w:lang w:eastAsia="en-US"/>
              </w:rPr>
            </w:pPr>
            <w:commentRangeStart w:id="5"/>
            <w:r w:rsidRPr="00763844">
              <w:rPr>
                <w:b/>
                <w:bCs/>
                <w:sz w:val="18"/>
                <w:szCs w:val="18"/>
                <w:lang w:eastAsia="en-US"/>
              </w:rPr>
              <w:t xml:space="preserve">Hits: </w:t>
            </w:r>
            <w:r w:rsidR="0006645A" w:rsidRPr="00763844">
              <w:rPr>
                <w:sz w:val="18"/>
                <w:szCs w:val="18"/>
                <w:lang w:eastAsia="en-US"/>
              </w:rPr>
              <w:t>680</w:t>
            </w:r>
            <w:commentRangeEnd w:id="5"/>
            <w:r w:rsidR="0029483B" w:rsidRPr="00763844">
              <w:rPr>
                <w:rStyle w:val="CommentReference"/>
                <w:sz w:val="18"/>
                <w:szCs w:val="18"/>
                <w:lang w:eastAsia="en-US"/>
              </w:rPr>
              <w:commentReference w:id="5"/>
            </w:r>
          </w:p>
        </w:tc>
        <w:tc>
          <w:tcPr>
            <w:tcW w:w="0" w:type="auto"/>
            <w:vAlign w:val="center"/>
          </w:tcPr>
          <w:p w14:paraId="74BB4B24" w14:textId="4D9F4B66" w:rsidR="00D27ADA" w:rsidRPr="00763844" w:rsidRDefault="00D27ADA" w:rsidP="00A41FB7">
            <w:pPr>
              <w:spacing w:after="0"/>
              <w:rPr>
                <w:sz w:val="18"/>
                <w:szCs w:val="18"/>
                <w:lang w:eastAsia="en-US"/>
              </w:rPr>
            </w:pPr>
          </w:p>
        </w:tc>
      </w:tr>
      <w:tr w:rsidR="00D27ADA" w:rsidRPr="00C831AA" w14:paraId="25B0F87B" w14:textId="77777777" w:rsidTr="00A41FB7">
        <w:tc>
          <w:tcPr>
            <w:tcW w:w="0" w:type="auto"/>
            <w:gridSpan w:val="3"/>
            <w:tcBorders>
              <w:top w:val="single" w:sz="2" w:space="0" w:color="auto"/>
              <w:bottom w:val="single" w:sz="12" w:space="0" w:color="000000" w:themeColor="text1"/>
            </w:tcBorders>
            <w:vAlign w:val="center"/>
          </w:tcPr>
          <w:p w14:paraId="5734F53D" w14:textId="06C1A1CF" w:rsidR="00D27ADA" w:rsidRPr="00763844" w:rsidRDefault="0006645A" w:rsidP="00A41FB7">
            <w:pPr>
              <w:spacing w:after="0"/>
              <w:ind w:left="142"/>
              <w:rPr>
                <w:sz w:val="18"/>
                <w:szCs w:val="18"/>
              </w:rPr>
            </w:pPr>
            <w:r w:rsidRPr="00763844">
              <w:rPr>
                <w:sz w:val="18"/>
                <w:szCs w:val="18"/>
              </w:rPr>
              <w:t xml:space="preserve">("chronic noise" OR "noise stress*" OR "sound stress*" OR "acoustic stress*" OR "noise exposure" OR "maternal noise exposure" OR "gestational stress" OR "prenatal stress" OR "maternal stress" OR "prenatal noise" OR "ultrasound-induced stress" OR ultraso* OR "environmental noise" OR "traffic noise" OR "white noise" OR "industrial noise" OR "continuous noise" OR "long-term noise") AND (prenatal OR maternal OR "during pregnancy" OR "pregnant rat*" OR "pregnant mice" OR </w:t>
            </w:r>
            <w:r w:rsidRPr="00763844">
              <w:rPr>
                <w:sz w:val="18"/>
                <w:szCs w:val="18"/>
              </w:rPr>
              <w:lastRenderedPageBreak/>
              <w:t>"pregnant dam*" OR offspring OR "rat offspring" OR pup OR pups OR progeny) AND (anxiet* OR distress* OR despair* OR anhedonia OR "emotional state" OR depress* OR "anxiety-like" OR "depressive-like" OR "mood disorder*" OR "open field" OR "elevated plus maze" OR "forced swim*" OR "sucrose preference" OR "light dark box" OR "morris water maze" OR "marble burying") AND (mouse OR mice OR rat OR rats OR rodent* OR murine OR "guinea pig" OR chinchilla)</w:t>
            </w:r>
          </w:p>
        </w:tc>
      </w:tr>
      <w:tr w:rsidR="00A41FB7" w:rsidRPr="00C831AA" w14:paraId="47FB9DA9" w14:textId="77777777" w:rsidTr="00763844">
        <w:trPr>
          <w:trHeight w:val="300"/>
        </w:trPr>
        <w:tc>
          <w:tcPr>
            <w:tcW w:w="9360" w:type="dxa"/>
            <w:gridSpan w:val="3"/>
            <w:tcBorders>
              <w:top w:val="single" w:sz="12" w:space="0" w:color="000000" w:themeColor="text1"/>
              <w:bottom w:val="single" w:sz="12" w:space="0" w:color="auto"/>
            </w:tcBorders>
            <w:shd w:val="clear" w:color="auto" w:fill="BBC3EA"/>
            <w:vAlign w:val="center"/>
          </w:tcPr>
          <w:p w14:paraId="40383951" w14:textId="447D20B2" w:rsidR="00A41FB7" w:rsidRPr="00763844" w:rsidRDefault="00A41FB7" w:rsidP="00763844">
            <w:pPr>
              <w:spacing w:after="0" w:line="276" w:lineRule="auto"/>
              <w:ind w:left="142"/>
              <w:rPr>
                <w:b/>
                <w:bCs/>
                <w:sz w:val="18"/>
                <w:szCs w:val="18"/>
              </w:rPr>
            </w:pPr>
            <w:r w:rsidRPr="00763844">
              <w:rPr>
                <w:b/>
                <w:bCs/>
                <w:sz w:val="18"/>
                <w:szCs w:val="18"/>
              </w:rPr>
              <w:lastRenderedPageBreak/>
              <w:t>Supplementary search strings</w:t>
            </w:r>
          </w:p>
        </w:tc>
      </w:tr>
      <w:tr w:rsidR="00A41FB7" w:rsidRPr="00C831AA" w14:paraId="2AB7C1CE" w14:textId="77777777" w:rsidTr="00763844">
        <w:trPr>
          <w:trHeight w:val="300"/>
        </w:trPr>
        <w:tc>
          <w:tcPr>
            <w:tcW w:w="9360" w:type="dxa"/>
            <w:gridSpan w:val="3"/>
            <w:tcBorders>
              <w:top w:val="single" w:sz="12" w:space="0" w:color="auto"/>
            </w:tcBorders>
            <w:shd w:val="clear" w:color="auto" w:fill="BBC3EA"/>
            <w:vAlign w:val="center"/>
          </w:tcPr>
          <w:p w14:paraId="7708E14A" w14:textId="77777777" w:rsidR="00A41FB7" w:rsidRPr="00763844" w:rsidRDefault="00A41FB7" w:rsidP="00763844">
            <w:pPr>
              <w:spacing w:after="0" w:line="276" w:lineRule="auto"/>
              <w:ind w:left="142"/>
              <w:rPr>
                <w:b/>
                <w:bCs/>
                <w:sz w:val="18"/>
                <w:szCs w:val="18"/>
              </w:rPr>
            </w:pPr>
            <w:r w:rsidRPr="00763844">
              <w:rPr>
                <w:b/>
                <w:bCs/>
                <w:sz w:val="18"/>
                <w:szCs w:val="18"/>
              </w:rPr>
              <w:t>Google Scholar</w:t>
            </w:r>
          </w:p>
        </w:tc>
      </w:tr>
      <w:tr w:rsidR="00A41FB7" w:rsidRPr="00C831AA" w14:paraId="467C58D4" w14:textId="77777777" w:rsidTr="00E5147E">
        <w:trPr>
          <w:trHeight w:val="300"/>
        </w:trPr>
        <w:tc>
          <w:tcPr>
            <w:tcW w:w="4123" w:type="dxa"/>
            <w:vAlign w:val="center"/>
          </w:tcPr>
          <w:p w14:paraId="6692C14B" w14:textId="77777777" w:rsidR="00A41FB7" w:rsidRPr="00763844" w:rsidRDefault="00A41FB7" w:rsidP="00A41FB7">
            <w:pPr>
              <w:spacing w:after="0"/>
              <w:ind w:left="142"/>
              <w:rPr>
                <w:sz w:val="18"/>
                <w:szCs w:val="18"/>
                <w:lang w:eastAsia="en-US"/>
              </w:rPr>
            </w:pPr>
            <w:r w:rsidRPr="00763844">
              <w:rPr>
                <w:b/>
                <w:bCs/>
                <w:sz w:val="18"/>
                <w:szCs w:val="18"/>
                <w:lang w:eastAsia="en-US"/>
              </w:rPr>
              <w:t>Date:</w:t>
            </w:r>
            <w:r w:rsidRPr="00763844">
              <w:rPr>
                <w:sz w:val="18"/>
                <w:szCs w:val="18"/>
                <w:lang w:eastAsia="en-US"/>
              </w:rPr>
              <w:t xml:space="preserve"> October 28, 2025</w:t>
            </w:r>
          </w:p>
        </w:tc>
        <w:tc>
          <w:tcPr>
            <w:tcW w:w="2190" w:type="dxa"/>
            <w:vAlign w:val="center"/>
          </w:tcPr>
          <w:p w14:paraId="270E42B3" w14:textId="77777777" w:rsidR="00A41FB7" w:rsidRPr="00763844" w:rsidRDefault="00A41FB7" w:rsidP="00A41FB7">
            <w:pPr>
              <w:spacing w:after="0"/>
              <w:ind w:left="142"/>
              <w:rPr>
                <w:sz w:val="18"/>
                <w:szCs w:val="18"/>
                <w:lang w:eastAsia="en-US"/>
              </w:rPr>
            </w:pPr>
            <w:r w:rsidRPr="00763844">
              <w:rPr>
                <w:sz w:val="18"/>
                <w:szCs w:val="18"/>
                <w:lang w:eastAsia="en-US"/>
              </w:rPr>
              <w:t xml:space="preserve"> </w:t>
            </w:r>
            <w:r w:rsidRPr="00763844">
              <w:rPr>
                <w:b/>
                <w:bCs/>
                <w:sz w:val="18"/>
                <w:szCs w:val="18"/>
                <w:lang w:eastAsia="en-US"/>
              </w:rPr>
              <w:t>Hits:</w:t>
            </w:r>
            <w:r w:rsidRPr="00763844">
              <w:rPr>
                <w:sz w:val="18"/>
                <w:szCs w:val="18"/>
                <w:lang w:eastAsia="en-US"/>
              </w:rPr>
              <w:t xml:space="preserve"> 489</w:t>
            </w:r>
          </w:p>
        </w:tc>
        <w:tc>
          <w:tcPr>
            <w:tcW w:w="3047" w:type="dxa"/>
            <w:vAlign w:val="center"/>
          </w:tcPr>
          <w:p w14:paraId="69218871" w14:textId="77777777" w:rsidR="00A41FB7" w:rsidRPr="00763844" w:rsidRDefault="00A41FB7" w:rsidP="00A41FB7">
            <w:pPr>
              <w:spacing w:after="0"/>
              <w:ind w:left="142"/>
              <w:rPr>
                <w:sz w:val="18"/>
                <w:szCs w:val="18"/>
                <w:lang w:eastAsia="en-US"/>
              </w:rPr>
            </w:pPr>
          </w:p>
        </w:tc>
      </w:tr>
      <w:tr w:rsidR="00A41FB7" w:rsidRPr="00C831AA" w14:paraId="6425BB9C" w14:textId="77777777" w:rsidTr="00A41FB7">
        <w:trPr>
          <w:trHeight w:val="300"/>
        </w:trPr>
        <w:tc>
          <w:tcPr>
            <w:tcW w:w="9360" w:type="dxa"/>
            <w:gridSpan w:val="3"/>
            <w:vAlign w:val="center"/>
          </w:tcPr>
          <w:p w14:paraId="2B688792" w14:textId="77777777" w:rsidR="00A41FB7" w:rsidRPr="00763844" w:rsidRDefault="00A41FB7" w:rsidP="00A41FB7">
            <w:pPr>
              <w:spacing w:after="0"/>
              <w:ind w:left="142"/>
              <w:rPr>
                <w:sz w:val="18"/>
                <w:szCs w:val="18"/>
                <w:lang w:eastAsia="en-US"/>
              </w:rPr>
            </w:pPr>
            <w:r w:rsidRPr="00763844">
              <w:rPr>
                <w:sz w:val="18"/>
                <w:szCs w:val="18"/>
              </w:rPr>
              <w:t>(“chronic noise”|“acoustic stress”) (“prenatal stress”|“maternal stress”|offspring|pups) (anxiety|depression) (mice|rat|rodent)</w:t>
            </w:r>
          </w:p>
        </w:tc>
      </w:tr>
      <w:tr w:rsidR="00A41FB7" w:rsidRPr="00C831AA" w14:paraId="5EC45C83" w14:textId="77777777" w:rsidTr="00763844">
        <w:trPr>
          <w:trHeight w:val="300"/>
        </w:trPr>
        <w:tc>
          <w:tcPr>
            <w:tcW w:w="9360" w:type="dxa"/>
            <w:gridSpan w:val="3"/>
            <w:shd w:val="clear" w:color="auto" w:fill="BBC3EA"/>
            <w:vAlign w:val="center"/>
          </w:tcPr>
          <w:p w14:paraId="169B4C21" w14:textId="77777777" w:rsidR="00A41FB7" w:rsidRPr="00763844" w:rsidRDefault="00A41FB7" w:rsidP="00763844">
            <w:pPr>
              <w:spacing w:after="0" w:line="276" w:lineRule="auto"/>
              <w:ind w:left="142"/>
              <w:rPr>
                <w:b/>
                <w:bCs/>
                <w:sz w:val="18"/>
                <w:szCs w:val="18"/>
              </w:rPr>
            </w:pPr>
            <w:r w:rsidRPr="00763844">
              <w:rPr>
                <w:b/>
                <w:bCs/>
                <w:sz w:val="18"/>
                <w:szCs w:val="18"/>
              </w:rPr>
              <w:t>BASE</w:t>
            </w:r>
          </w:p>
        </w:tc>
      </w:tr>
      <w:tr w:rsidR="00A41FB7" w:rsidRPr="00C831AA" w14:paraId="6014560E" w14:textId="77777777" w:rsidTr="00E5147E">
        <w:trPr>
          <w:trHeight w:val="409"/>
        </w:trPr>
        <w:tc>
          <w:tcPr>
            <w:tcW w:w="4123" w:type="dxa"/>
            <w:tcBorders>
              <w:bottom w:val="single" w:sz="2" w:space="0" w:color="auto"/>
            </w:tcBorders>
            <w:vAlign w:val="center"/>
          </w:tcPr>
          <w:p w14:paraId="2E1DF538" w14:textId="77777777" w:rsidR="00A41FB7" w:rsidRPr="00763844" w:rsidRDefault="00A41FB7" w:rsidP="00A41FB7">
            <w:pPr>
              <w:spacing w:after="0"/>
              <w:ind w:left="142"/>
              <w:rPr>
                <w:sz w:val="18"/>
                <w:szCs w:val="18"/>
                <w:lang w:eastAsia="en-US"/>
              </w:rPr>
            </w:pPr>
            <w:r w:rsidRPr="00763844">
              <w:rPr>
                <w:b/>
                <w:bCs/>
                <w:sz w:val="18"/>
                <w:szCs w:val="18"/>
                <w:lang w:eastAsia="en-US"/>
              </w:rPr>
              <w:t>Date:</w:t>
            </w:r>
            <w:r w:rsidRPr="00763844">
              <w:rPr>
                <w:sz w:val="18"/>
                <w:szCs w:val="18"/>
                <w:lang w:eastAsia="en-US"/>
              </w:rPr>
              <w:t xml:space="preserve"> October 28, 2025</w:t>
            </w:r>
          </w:p>
        </w:tc>
        <w:tc>
          <w:tcPr>
            <w:tcW w:w="2190" w:type="dxa"/>
            <w:tcBorders>
              <w:bottom w:val="single" w:sz="2" w:space="0" w:color="auto"/>
            </w:tcBorders>
            <w:vAlign w:val="center"/>
          </w:tcPr>
          <w:p w14:paraId="4E5520D6" w14:textId="77777777" w:rsidR="00A41FB7" w:rsidRPr="00763844" w:rsidRDefault="00A41FB7" w:rsidP="00A41FB7">
            <w:pPr>
              <w:spacing w:after="0"/>
              <w:ind w:left="142"/>
              <w:rPr>
                <w:sz w:val="18"/>
                <w:szCs w:val="18"/>
                <w:lang w:eastAsia="en-US"/>
              </w:rPr>
            </w:pPr>
            <w:r w:rsidRPr="00763844">
              <w:rPr>
                <w:sz w:val="18"/>
                <w:szCs w:val="18"/>
                <w:lang w:eastAsia="en-US"/>
              </w:rPr>
              <w:t xml:space="preserve"> </w:t>
            </w:r>
            <w:commentRangeStart w:id="6"/>
            <w:r w:rsidRPr="00763844">
              <w:rPr>
                <w:b/>
                <w:bCs/>
                <w:sz w:val="18"/>
                <w:szCs w:val="18"/>
                <w:lang w:eastAsia="en-US"/>
              </w:rPr>
              <w:t>Hits:</w:t>
            </w:r>
            <w:r w:rsidRPr="00763844">
              <w:rPr>
                <w:sz w:val="18"/>
                <w:szCs w:val="18"/>
                <w:lang w:eastAsia="en-US"/>
              </w:rPr>
              <w:t xml:space="preserve"> 2+2+5</w:t>
            </w:r>
            <w:commentRangeEnd w:id="6"/>
            <w:r w:rsidR="00A52BD5" w:rsidRPr="00763844">
              <w:rPr>
                <w:rStyle w:val="CommentReference"/>
                <w:sz w:val="18"/>
                <w:szCs w:val="18"/>
                <w:lang w:eastAsia="en-US"/>
              </w:rPr>
              <w:commentReference w:id="6"/>
            </w:r>
          </w:p>
        </w:tc>
        <w:tc>
          <w:tcPr>
            <w:tcW w:w="3047" w:type="dxa"/>
            <w:tcBorders>
              <w:bottom w:val="single" w:sz="2" w:space="0" w:color="auto"/>
            </w:tcBorders>
            <w:vAlign w:val="center"/>
          </w:tcPr>
          <w:p w14:paraId="32D99420" w14:textId="77777777" w:rsidR="00A41FB7" w:rsidRPr="00763844" w:rsidRDefault="00A41FB7" w:rsidP="00A41FB7">
            <w:pPr>
              <w:spacing w:after="0"/>
              <w:ind w:left="142"/>
              <w:rPr>
                <w:sz w:val="18"/>
                <w:szCs w:val="18"/>
                <w:lang w:eastAsia="en-US"/>
              </w:rPr>
            </w:pPr>
          </w:p>
        </w:tc>
      </w:tr>
      <w:tr w:rsidR="00A41FB7" w:rsidRPr="00C831AA" w14:paraId="25136548" w14:textId="77777777" w:rsidTr="00A41FB7">
        <w:trPr>
          <w:trHeight w:val="300"/>
        </w:trPr>
        <w:tc>
          <w:tcPr>
            <w:tcW w:w="9360" w:type="dxa"/>
            <w:gridSpan w:val="3"/>
            <w:tcBorders>
              <w:bottom w:val="single" w:sz="2" w:space="0" w:color="auto"/>
            </w:tcBorders>
            <w:vAlign w:val="center"/>
          </w:tcPr>
          <w:p w14:paraId="07364D67" w14:textId="77777777" w:rsidR="00A41FB7" w:rsidRPr="00763844" w:rsidRDefault="00A41FB7" w:rsidP="00A41FB7">
            <w:pPr>
              <w:spacing w:after="0"/>
              <w:ind w:left="142"/>
              <w:rPr>
                <w:sz w:val="18"/>
                <w:szCs w:val="18"/>
              </w:rPr>
            </w:pPr>
            <w:r w:rsidRPr="00763844">
              <w:rPr>
                <w:sz w:val="18"/>
                <w:szCs w:val="18"/>
              </w:rPr>
              <w:t>noise rodent maternal doctype:18*</w:t>
            </w:r>
          </w:p>
          <w:p w14:paraId="494414A0" w14:textId="77777777" w:rsidR="00A41FB7" w:rsidRPr="00763844" w:rsidRDefault="00A41FB7" w:rsidP="00A41FB7">
            <w:pPr>
              <w:spacing w:after="0"/>
              <w:ind w:left="142"/>
              <w:rPr>
                <w:sz w:val="18"/>
                <w:szCs w:val="18"/>
              </w:rPr>
            </w:pPr>
            <w:r w:rsidRPr="00763844">
              <w:rPr>
                <w:sz w:val="18"/>
                <w:szCs w:val="18"/>
              </w:rPr>
              <w:t>noise mice maternal doctype:18*</w:t>
            </w:r>
          </w:p>
          <w:p w14:paraId="53D81E68" w14:textId="77777777" w:rsidR="00A41FB7" w:rsidRPr="00763844" w:rsidRDefault="00A41FB7" w:rsidP="00A41FB7">
            <w:pPr>
              <w:spacing w:after="0"/>
              <w:ind w:left="142"/>
              <w:rPr>
                <w:sz w:val="18"/>
                <w:szCs w:val="18"/>
                <w:lang w:eastAsia="en-US"/>
              </w:rPr>
            </w:pPr>
            <w:r w:rsidRPr="00763844">
              <w:rPr>
                <w:sz w:val="18"/>
                <w:szCs w:val="18"/>
              </w:rPr>
              <w:t>noise rats maternal doctype:18*</w:t>
            </w:r>
          </w:p>
        </w:tc>
      </w:tr>
    </w:tbl>
    <w:p w14:paraId="664F30A2" w14:textId="53BBC371" w:rsidR="001F5694" w:rsidRPr="00C831AA" w:rsidRDefault="001F5694"/>
    <w:p w14:paraId="6C60C9A2" w14:textId="77777777" w:rsidR="001F5694" w:rsidRPr="00C831AA" w:rsidRDefault="001F5694">
      <w:pPr>
        <w:spacing w:after="160" w:line="279" w:lineRule="auto"/>
      </w:pPr>
      <w:r w:rsidRPr="00C831AA">
        <w:br w:type="page"/>
      </w:r>
    </w:p>
    <w:p w14:paraId="795E9FE7" w14:textId="6B85C6C3" w:rsidR="00D752CA" w:rsidRPr="00C831AA" w:rsidRDefault="00D752CA" w:rsidP="00F812C6">
      <w:pPr>
        <w:pStyle w:val="Heading2"/>
      </w:pPr>
      <w:r w:rsidRPr="00C831AA">
        <w:lastRenderedPageBreak/>
        <w:t>Screening</w:t>
      </w:r>
    </w:p>
    <w:p w14:paraId="7CF4DD02" w14:textId="5092AB4A" w:rsidR="00716C39" w:rsidRPr="00C831AA" w:rsidRDefault="54F82F6D" w:rsidP="00F812C6">
      <w:r>
        <w:t>We wil</w:t>
      </w:r>
      <w:r w:rsidR="1346F634">
        <w:t xml:space="preserve">l import the records </w:t>
      </w:r>
      <w:r w:rsidR="14AB3AB5">
        <w:t xml:space="preserve">from all search sources </w:t>
      </w:r>
      <w:r w:rsidR="42431740">
        <w:t xml:space="preserve">into R </w:t>
      </w:r>
      <w:r w:rsidR="20A9C327">
        <w:fldChar w:fldCharType="begin"/>
      </w:r>
      <w:r w:rsidR="004657E2">
        <w:instrText xml:space="preserve"> ADDIN ZOTERO_ITEM CSL_CITATION {"citationID":"e6XVLHnU","properties":{"formattedCitation":"(R Core Team 2025)","plainCitation":"(R Core Team 2025)","noteIndex":0},"citationItems":[{"id":"LGn8O2aN/96COVaQ5","uris":["http://zotero.org/users/17281148/items/8ZW5QANJ"],"itemData":{"id":4411,"type":"book","event-place":"Vienna,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20A9C327">
        <w:fldChar w:fldCharType="separate"/>
      </w:r>
      <w:r w:rsidR="126E0652">
        <w:t>(R Core Team 2025)</w:t>
      </w:r>
      <w:r w:rsidR="20A9C327">
        <w:fldChar w:fldCharType="end"/>
      </w:r>
      <w:r w:rsidR="42431740">
        <w:t xml:space="preserve"> for </w:t>
      </w:r>
      <w:r w:rsidR="61BA8004">
        <w:t xml:space="preserve">initial </w:t>
      </w:r>
      <w:r w:rsidR="42431740">
        <w:t>de-duplication</w:t>
      </w:r>
      <w:r w:rsidR="61BA8004">
        <w:t xml:space="preserve">, </w:t>
      </w:r>
      <w:r w:rsidR="42431740">
        <w:t>then transfer</w:t>
      </w:r>
      <w:r w:rsidR="61BA8004">
        <w:t xml:space="preserve"> them</w:t>
      </w:r>
      <w:r w:rsidR="42431740">
        <w:t xml:space="preserve"> to Rayyan</w:t>
      </w:r>
      <w:r w:rsidR="12826EA6">
        <w:t xml:space="preserve"> </w:t>
      </w:r>
      <w:r w:rsidR="20A9C327">
        <w:fldChar w:fldCharType="begin"/>
      </w:r>
      <w:r w:rsidR="20A9C327">
        <w:instrText xml:space="preserve"> ADDIN ZOTERO_ITEM CSL_CITATION {"citationID":"U2DnjrA0","properties":{"formattedCitation":"(Ouzzani et al. 2016)","plainCitation":"(Ouzzani et al. 2016)","noteIndex":0},"citationItems":[{"id":40632,"uris":["http://zotero.org/users/10909068/items/IUF2KTSV"],"itemData":{"id":40632,"type":"article-journal","abstract":"Synthesis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decision-making.","container-title":"Systematic Reviews","DOI":"10.1186/s13643-016-0384-4","ISSN":"2046-4053","issue":"1","journalAbbreviation":"Syst. Rev.","page":"210","source":"BioMed Central","title":"Rayyan—a web and mobile app for systematic reviews","volume":"5","author":[{"family":"Ouzzani","given":"Mourad"},{"family":"Hammady","given":"Hossam"},{"family":"Fedorowicz","given":"Zbys"},{"family":"Elmagarmid","given":"Ahmed"}],"issued":{"date-parts":[["2016",12,5]]},"citation-key":"ouzzaniRayyanWebMobile2016"}}],"schema":"https://github.com/citation-style-language/schema/raw/master/csl-citation.json"} </w:instrText>
      </w:r>
      <w:r w:rsidR="20A9C327">
        <w:fldChar w:fldCharType="separate"/>
      </w:r>
      <w:r w:rsidR="12826EA6" w:rsidRPr="754464B0">
        <w:rPr>
          <w:noProof/>
        </w:rPr>
        <w:t>(Ouzzani et al. 2016)</w:t>
      </w:r>
      <w:r w:rsidR="20A9C327">
        <w:fldChar w:fldCharType="end"/>
      </w:r>
      <w:r w:rsidR="7BEE5622">
        <w:t xml:space="preserve"> for a second de-duplication</w:t>
      </w:r>
      <w:r w:rsidR="61BA8004">
        <w:t xml:space="preserve"> and a two</w:t>
      </w:r>
      <w:r w:rsidR="3E9E820F">
        <w:t>-</w:t>
      </w:r>
      <w:r w:rsidR="61BA8004">
        <w:t xml:space="preserve">stage screening. </w:t>
      </w:r>
      <w:r w:rsidR="3E9E820F">
        <w:t xml:space="preserve">The two-stage screening will start with the </w:t>
      </w:r>
      <w:r w:rsidR="32F04041">
        <w:t>title+</w:t>
      </w:r>
      <w:r w:rsidR="3E9E820F">
        <w:t>abstract</w:t>
      </w:r>
      <w:r w:rsidR="5D044078">
        <w:t xml:space="preserve"> stage</w:t>
      </w:r>
      <w:r w:rsidR="7833CEF2">
        <w:t>, followed by a full text screening</w:t>
      </w:r>
      <w:r w:rsidR="2D2FF9AE">
        <w:t xml:space="preserve"> stage</w:t>
      </w:r>
      <w:r w:rsidR="7833CEF2">
        <w:t xml:space="preserve">. To ensure methodological rigour and transparency, we will do </w:t>
      </w:r>
      <w:r w:rsidR="4259ACF2">
        <w:t xml:space="preserve">an </w:t>
      </w:r>
      <w:r w:rsidR="0FDFEAD7">
        <w:t xml:space="preserve">independent </w:t>
      </w:r>
      <w:r w:rsidR="7833CEF2">
        <w:t xml:space="preserve">two-person screening (AL will be the primary screener, the rest of the team acting as second screeners) in both </w:t>
      </w:r>
      <w:r w:rsidR="38A6F43A">
        <w:t xml:space="preserve">screening </w:t>
      </w:r>
      <w:r w:rsidR="7833CEF2">
        <w:t>stages</w:t>
      </w:r>
      <w:r w:rsidR="67B7558B">
        <w:t xml:space="preserve"> (title+abstract and full-text screening)</w:t>
      </w:r>
      <w:r w:rsidR="7833CEF2">
        <w:t xml:space="preserve">. </w:t>
      </w:r>
      <w:r w:rsidR="0450D4DB">
        <w:t xml:space="preserve">We will resolve screening disagreements </w:t>
      </w:r>
      <w:r w:rsidR="4DDBC35E">
        <w:t>via</w:t>
      </w:r>
      <w:r w:rsidR="7833CEF2">
        <w:t xml:space="preserve"> discussion until agreement. During the full text </w:t>
      </w:r>
      <w:r w:rsidR="4EC42579">
        <w:t xml:space="preserve">screening </w:t>
      </w:r>
      <w:r w:rsidR="7833CEF2">
        <w:t xml:space="preserve">stage, we will track and report the </w:t>
      </w:r>
      <w:r w:rsidR="41198D06">
        <w:t xml:space="preserve">inclusion and exclusion </w:t>
      </w:r>
      <w:r w:rsidR="7833CEF2">
        <w:t>decisions.</w:t>
      </w:r>
      <w:r w:rsidR="41198D06">
        <w:t xml:space="preserve"> </w:t>
      </w:r>
    </w:p>
    <w:p w14:paraId="277B8E3D" w14:textId="2FF7975F" w:rsidR="009A4B70" w:rsidRPr="00C831AA" w:rsidRDefault="7ED36B21" w:rsidP="4642DA3F">
      <w:r w:rsidRPr="00C831AA">
        <w:t>To support the consistent application of our eligibility criteria during screening, we developed a decision tree for the abstract and the full-text stages (</w:t>
      </w:r>
      <w:r w:rsidRPr="00C831AA">
        <w:rPr>
          <w:b/>
          <w:bCs/>
        </w:rPr>
        <w:t>Figure 1</w:t>
      </w:r>
      <w:r w:rsidRPr="00C831AA">
        <w:t xml:space="preserve">). </w:t>
      </w:r>
    </w:p>
    <w:p w14:paraId="75104727" w14:textId="514C7C85" w:rsidR="7ED36B21" w:rsidRPr="00C831AA" w:rsidRDefault="009A4B70" w:rsidP="009A4B70">
      <w:pPr>
        <w:spacing w:after="160" w:line="279" w:lineRule="auto"/>
      </w:pPr>
      <w:r w:rsidRPr="00C831AA">
        <w:br w:type="page"/>
      </w:r>
    </w:p>
    <w:p w14:paraId="66EE76E7" w14:textId="2EDF1A69" w:rsidR="00CA4A73" w:rsidRPr="00C831AA" w:rsidRDefault="00805C56" w:rsidP="00805C56">
      <w:pPr>
        <w:jc w:val="center"/>
      </w:pPr>
      <w:r>
        <w:rPr>
          <w:noProof/>
        </w:rPr>
        <w:lastRenderedPageBreak/>
        <w:drawing>
          <wp:inline distT="0" distB="0" distL="0" distR="0" wp14:anchorId="4004EA03" wp14:editId="1A249DFF">
            <wp:extent cx="5140800" cy="6906229"/>
            <wp:effectExtent l="0" t="0" r="3175" b="3175"/>
            <wp:docPr id="516781783" name="Picture 1" descr="A diagram of a study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1783" name="Picture 1" descr="A diagram of a study process&#10;&#10;AI-generated content may be incorrect."/>
                    <pic:cNvPicPr/>
                  </pic:nvPicPr>
                  <pic:blipFill rotWithShape="1">
                    <a:blip r:embed="rId12" cstate="print">
                      <a:extLst>
                        <a:ext uri="{28A0092B-C50C-407E-A947-70E740481C1C}">
                          <a14:useLocalDpi xmlns:a14="http://schemas.microsoft.com/office/drawing/2010/main" val="0"/>
                        </a:ext>
                      </a:extLst>
                    </a:blip>
                    <a:srcRect l="9153" t="5075" r="14169" b="22047"/>
                    <a:stretch>
                      <a:fillRect/>
                    </a:stretch>
                  </pic:blipFill>
                  <pic:spPr bwMode="auto">
                    <a:xfrm>
                      <a:off x="0" y="0"/>
                      <a:ext cx="5159188" cy="6930931"/>
                    </a:xfrm>
                    <a:prstGeom prst="rect">
                      <a:avLst/>
                    </a:prstGeom>
                    <a:ln>
                      <a:noFill/>
                    </a:ln>
                    <a:extLst>
                      <a:ext uri="{53640926-AAD7-44D8-BBD7-CCE9431645EC}">
                        <a14:shadowObscured xmlns:a14="http://schemas.microsoft.com/office/drawing/2010/main"/>
                      </a:ext>
                    </a:extLst>
                  </pic:spPr>
                </pic:pic>
              </a:graphicData>
            </a:graphic>
          </wp:inline>
        </w:drawing>
      </w:r>
    </w:p>
    <w:p w14:paraId="424CF4A9" w14:textId="08B4B55E" w:rsidR="009A4B70" w:rsidRPr="00C831AA" w:rsidRDefault="54230AFE" w:rsidP="009A4B70">
      <w:r w:rsidRPr="754464B0">
        <w:rPr>
          <w:b/>
          <w:bCs/>
        </w:rPr>
        <w:t>Figure 1</w:t>
      </w:r>
      <w:r w:rsidR="21327A16" w:rsidRPr="754464B0">
        <w:rPr>
          <w:b/>
          <w:bCs/>
        </w:rPr>
        <w:t xml:space="preserve">. </w:t>
      </w:r>
      <w:r w:rsidR="21327A16">
        <w:t>Screening decision tree flowchart</w:t>
      </w:r>
      <w:r w:rsidR="33E6ADBA">
        <w:t xml:space="preserve"> at </w:t>
      </w:r>
      <w:r w:rsidR="11271855">
        <w:t xml:space="preserve">title, </w:t>
      </w:r>
      <w:r w:rsidR="73ABF971">
        <w:t>abstract</w:t>
      </w:r>
      <w:r w:rsidR="11271855">
        <w:t xml:space="preserve"> and keywords and full text stages</w:t>
      </w:r>
      <w:r w:rsidR="5DF31639">
        <w:t>.</w:t>
      </w:r>
      <w:r w:rsidR="00504955">
        <w:br w:type="page"/>
      </w:r>
    </w:p>
    <w:p w14:paraId="25644746" w14:textId="77777777" w:rsidR="00504955" w:rsidRPr="00C831AA" w:rsidRDefault="00504955" w:rsidP="4642DA3F"/>
    <w:p w14:paraId="2D9098FF" w14:textId="4C25EFD2" w:rsidR="007A5638" w:rsidRPr="00C831AA" w:rsidRDefault="007A5638" w:rsidP="009A4B70">
      <w:pPr>
        <w:pStyle w:val="Heading2"/>
      </w:pPr>
      <w:r w:rsidRPr="00C831AA">
        <w:t>Data extraction</w:t>
      </w:r>
    </w:p>
    <w:p w14:paraId="2A28089D" w14:textId="4E6E9789" w:rsidR="008267C0" w:rsidRPr="00C831AA" w:rsidRDefault="6C9066BC" w:rsidP="008267C0">
      <w:r>
        <w:t>One team member will extract all the data (AL),</w:t>
      </w:r>
      <w:r w:rsidR="65147AA1">
        <w:t xml:space="preserve"> and the supporting team members will cross-check 10</w:t>
      </w:r>
      <w:r w:rsidR="74D4A958">
        <w:t>0</w:t>
      </w:r>
      <w:r w:rsidR="65147AA1">
        <w:t>% of the data extraction</w:t>
      </w:r>
      <w:r w:rsidR="51DF5FBE">
        <w:t xml:space="preserve">, dividing </w:t>
      </w:r>
      <w:r w:rsidR="0BFF1B38">
        <w:t>the data equally</w:t>
      </w:r>
      <w:r w:rsidR="65147AA1">
        <w:t xml:space="preserve">. </w:t>
      </w:r>
      <w:r w:rsidR="64097188">
        <w:t xml:space="preserve">We will extract the </w:t>
      </w:r>
      <w:r w:rsidR="7A354DC3">
        <w:t>items</w:t>
      </w:r>
      <w:r w:rsidR="64097188">
        <w:t xml:space="preserve"> listed in </w:t>
      </w:r>
      <w:r w:rsidR="64097188" w:rsidRPr="754464B0">
        <w:rPr>
          <w:b/>
          <w:bCs/>
        </w:rPr>
        <w:t>Table 2</w:t>
      </w:r>
      <w:r w:rsidR="64097188">
        <w:t>.</w:t>
      </w:r>
      <w:r w:rsidR="396C887A">
        <w:t xml:space="preserve"> If </w:t>
      </w:r>
      <w:r w:rsidR="6E094FA1">
        <w:t xml:space="preserve">a </w:t>
      </w:r>
      <w:r w:rsidR="15E48AE7">
        <w:t xml:space="preserve">study </w:t>
      </w:r>
      <w:r w:rsidR="396C887A">
        <w:t>presents</w:t>
      </w:r>
      <w:r w:rsidR="15E48AE7">
        <w:t xml:space="preserve"> only graphical data, we will use metaDigitis</w:t>
      </w:r>
      <w:r w:rsidR="76B91806">
        <w:t>e</w:t>
      </w:r>
      <w:r w:rsidR="12615DB6">
        <w:t xml:space="preserve"> </w:t>
      </w:r>
      <w:r w:rsidR="00BB1FD1">
        <w:fldChar w:fldCharType="begin"/>
      </w:r>
      <w:r w:rsidR="00BB1FD1">
        <w:instrText xml:space="preserve"> ADDIN ZOTERO_ITEM CSL_CITATION {"citationID":"R1zKe3pz","properties":{"formattedCitation":"(Pick et al. 2019)","plainCitation":"(Pick et al. 2019)","noteIndex":0},"citationItems":[{"id":43028,"uris":["http://zotero.org/users/10909068/items/4NIKTWVJ"],"itemData":{"id":43028,"type":"article-journal","abstract":"Research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future.","container-title":"Methods in Ecology and Evolution","DOI":"10.1111/2041-210X.13118","ISSN":"2041-210X","issue":"3","language":"en","note":"_eprint: https://besjournals.onlinelibrary.wiley.com/doi/pdf/10.1111/2041-210X.13118","page":"426-431","source":"Wiley Online Library","title":"Reproducible, flexible and high-throughput data extraction from primary literature: The metaDigitise r package","title-short":"Reproducible, flexible and high-throughput data extraction from primary literature","volume":"10","author":[{"family":"Pick","given":"Joel L."},{"family":"Nakagawa","given":"Shinichi"},{"family":"Noble","given":"Daniel W. A."}],"issued":{"date-parts":[["2019"]]},"citation-key":"pickReproducibleFlexibleHighthroughput2019"}}],"schema":"https://github.com/citation-style-language/schema/raw/master/csl-citation.json"} </w:instrText>
      </w:r>
      <w:r w:rsidR="00BB1FD1">
        <w:fldChar w:fldCharType="separate"/>
      </w:r>
      <w:r w:rsidR="5ABD71E6" w:rsidRPr="754464B0">
        <w:rPr>
          <w:noProof/>
        </w:rPr>
        <w:t>(Pick et al. 2019)</w:t>
      </w:r>
      <w:r w:rsidR="00BB1FD1">
        <w:fldChar w:fldCharType="end"/>
      </w:r>
      <w:r w:rsidR="396C887A">
        <w:t xml:space="preserve"> R package to extract the numerical data from the figures. </w:t>
      </w:r>
    </w:p>
    <w:p w14:paraId="6136BA8B" w14:textId="0C349B20" w:rsidR="004E13D0" w:rsidRPr="00D84995" w:rsidRDefault="6DEA5B41" w:rsidP="754464B0">
      <w:pPr>
        <w:rPr>
          <w:lang w:val="en-CA"/>
        </w:rPr>
      </w:pPr>
      <w:r>
        <w:t>Two team members</w:t>
      </w:r>
      <w:r w:rsidR="00D36A7B">
        <w:t xml:space="preserve"> (ML and AL) </w:t>
      </w:r>
      <w:r>
        <w:t xml:space="preserve">independently extracted data from two of our benchmarking papers to </w:t>
      </w:r>
      <w:r w:rsidR="4CFE2AAB">
        <w:t xml:space="preserve">pilot </w:t>
      </w:r>
      <w:r w:rsidR="176511DC">
        <w:t>our data extraction variables</w:t>
      </w:r>
      <w:r w:rsidR="6C47C0FC">
        <w:t>.</w:t>
      </w:r>
      <w:r w:rsidR="176511DC">
        <w:t xml:space="preserve"> </w:t>
      </w:r>
      <w:r w:rsidR="0E08BAB4">
        <w:t xml:space="preserve">by </w:t>
      </w:r>
      <w:r w:rsidR="176511DC" w:rsidRPr="754464B0">
        <w:rPr>
          <w:lang w:val="en-CA"/>
        </w:rPr>
        <w:t>(</w:t>
      </w:r>
      <w:r w:rsidR="53F9344F" w:rsidRPr="754464B0">
        <w:rPr>
          <w:lang w:val="en-CA"/>
        </w:rPr>
        <w:t xml:space="preserve">article DOIs: </w:t>
      </w:r>
      <w:r w:rsidR="615ABA41">
        <w:t>10.1556/APhysiol.97.2010.3.6</w:t>
      </w:r>
      <w:r w:rsidR="615ABA41" w:rsidRPr="754464B0">
        <w:rPr>
          <w:lang w:val="en-CA"/>
        </w:rPr>
        <w:t xml:space="preserve"> and </w:t>
      </w:r>
      <w:r w:rsidR="44E638EA">
        <w:t>10.1002/hipo.22363</w:t>
      </w:r>
      <w:r w:rsidR="176511DC" w:rsidRPr="754464B0">
        <w:rPr>
          <w:lang w:val="en-CA"/>
        </w:rPr>
        <w:t>)</w:t>
      </w:r>
      <w:r w:rsidR="44E638EA">
        <w:t>. After the extraction, we</w:t>
      </w:r>
      <w:r w:rsidR="176511DC">
        <w:t xml:space="preserve"> cross-checked the extraction and </w:t>
      </w:r>
      <w:r w:rsidR="64907F65">
        <w:t xml:space="preserve">refined </w:t>
      </w:r>
      <w:r w:rsidR="44E638EA">
        <w:t xml:space="preserve">the </w:t>
      </w:r>
      <w:r w:rsidR="176511DC">
        <w:t>variables</w:t>
      </w:r>
      <w:r w:rsidR="46BF705F">
        <w:t xml:space="preserve"> accordingly</w:t>
      </w:r>
      <w:r w:rsidR="44E638EA">
        <w:t>.</w:t>
      </w:r>
    </w:p>
    <w:p w14:paraId="46B48673" w14:textId="3E263906" w:rsidR="00C3142C" w:rsidRPr="00C831AA" w:rsidRDefault="00C3142C">
      <w:pPr>
        <w:spacing w:after="160" w:line="279" w:lineRule="auto"/>
      </w:pPr>
      <w:r w:rsidRPr="00C831AA">
        <w:br w:type="page"/>
      </w:r>
    </w:p>
    <w:p w14:paraId="1F4A475B" w14:textId="20F08DBE" w:rsidR="007A5638" w:rsidRPr="00C831AA" w:rsidRDefault="48DA6C26" w:rsidP="00F812C6">
      <w:pPr>
        <w:rPr>
          <w:b/>
          <w:bCs/>
        </w:rPr>
      </w:pPr>
      <w:r w:rsidRPr="00C831AA">
        <w:rPr>
          <w:b/>
          <w:bCs/>
        </w:rPr>
        <w:lastRenderedPageBreak/>
        <w:t xml:space="preserve">Table </w:t>
      </w:r>
      <w:r w:rsidR="0137B5E4" w:rsidRPr="00C831AA">
        <w:rPr>
          <w:b/>
          <w:bCs/>
        </w:rPr>
        <w:t>5</w:t>
      </w:r>
      <w:r w:rsidRPr="00C831AA">
        <w:rPr>
          <w:b/>
          <w:bCs/>
        </w:rPr>
        <w:t xml:space="preserve">. </w:t>
      </w:r>
      <w:r w:rsidR="128B64CC" w:rsidRPr="00C831AA">
        <w:t>Extraction items</w:t>
      </w:r>
      <w:r w:rsidR="4ADA5DE4" w:rsidRPr="00C831AA">
        <w:rPr>
          <w:b/>
          <w:bCs/>
        </w:rPr>
        <w:t xml:space="preserve"> </w:t>
      </w:r>
    </w:p>
    <w:tbl>
      <w:tblPr>
        <w:tblStyle w:val="TableGridLight"/>
        <w:tblW w:w="9350" w:type="dxa"/>
        <w:tblInd w:w="0" w:type="dxa"/>
        <w:tblLayout w:type="fixed"/>
        <w:tblLook w:val="04A0" w:firstRow="1" w:lastRow="0" w:firstColumn="1" w:lastColumn="0" w:noHBand="0" w:noVBand="1"/>
      </w:tblPr>
      <w:tblGrid>
        <w:gridCol w:w="2694"/>
        <w:gridCol w:w="6656"/>
      </w:tblGrid>
      <w:tr w:rsidR="005F5B1C" w:rsidRPr="00763844" w14:paraId="25BA8B1B" w14:textId="77777777" w:rsidTr="754464B0">
        <w:trPr>
          <w:trHeight w:val="395"/>
        </w:trPr>
        <w:tc>
          <w:tcPr>
            <w:tcW w:w="2694" w:type="dxa"/>
            <w:tcBorders>
              <w:top w:val="single" w:sz="18" w:space="0" w:color="auto"/>
              <w:bottom w:val="single" w:sz="12" w:space="0" w:color="auto"/>
            </w:tcBorders>
            <w:shd w:val="clear" w:color="auto" w:fill="BBC3EA"/>
            <w:vAlign w:val="center"/>
            <w:hideMark/>
          </w:tcPr>
          <w:p w14:paraId="6BCC19ED" w14:textId="77777777" w:rsidR="005F5B1C" w:rsidRPr="00763844" w:rsidRDefault="005F5B1C" w:rsidP="00763844">
            <w:pPr>
              <w:spacing w:after="0" w:line="276" w:lineRule="auto"/>
              <w:ind w:left="142"/>
              <w:rPr>
                <w:rFonts w:eastAsia="Times New Roman"/>
                <w:b/>
                <w:bCs/>
                <w:kern w:val="0"/>
                <w:sz w:val="18"/>
                <w:szCs w:val="18"/>
                <w:lang w:eastAsia="es-MX"/>
                <w14:ligatures w14:val="none"/>
              </w:rPr>
            </w:pPr>
            <w:r w:rsidRPr="00763844">
              <w:rPr>
                <w:rFonts w:eastAsia="Times New Roman"/>
                <w:b/>
                <w:sz w:val="18"/>
                <w:szCs w:val="18"/>
                <w:lang w:eastAsia="es-MX"/>
              </w:rPr>
              <w:t>Items</w:t>
            </w:r>
          </w:p>
        </w:tc>
        <w:tc>
          <w:tcPr>
            <w:tcW w:w="6656" w:type="dxa"/>
            <w:tcBorders>
              <w:top w:val="single" w:sz="18" w:space="0" w:color="auto"/>
              <w:bottom w:val="single" w:sz="12" w:space="0" w:color="auto"/>
            </w:tcBorders>
            <w:shd w:val="clear" w:color="auto" w:fill="BBC3EA"/>
            <w:vAlign w:val="center"/>
            <w:hideMark/>
          </w:tcPr>
          <w:p w14:paraId="100B8A05" w14:textId="77777777" w:rsidR="005F5B1C" w:rsidRPr="00763844" w:rsidRDefault="005F5B1C" w:rsidP="00763844">
            <w:pPr>
              <w:spacing w:after="0" w:line="276" w:lineRule="auto"/>
              <w:rPr>
                <w:rFonts w:eastAsia="Times New Roman"/>
                <w:b/>
                <w:bCs/>
                <w:kern w:val="0"/>
                <w:sz w:val="18"/>
                <w:szCs w:val="18"/>
                <w:lang w:eastAsia="es-MX"/>
                <w14:ligatures w14:val="none"/>
              </w:rPr>
            </w:pPr>
            <w:r w:rsidRPr="00763844">
              <w:rPr>
                <w:rFonts w:eastAsia="Times New Roman"/>
                <w:b/>
                <w:sz w:val="18"/>
                <w:szCs w:val="18"/>
                <w:lang w:eastAsia="es-MX"/>
              </w:rPr>
              <w:t>Descriptions</w:t>
            </w:r>
          </w:p>
        </w:tc>
      </w:tr>
      <w:tr w:rsidR="005F5B1C" w:rsidRPr="00763844" w14:paraId="7A18E2A1" w14:textId="77777777" w:rsidTr="754464B0">
        <w:trPr>
          <w:trHeight w:val="428"/>
        </w:trPr>
        <w:tc>
          <w:tcPr>
            <w:tcW w:w="9350" w:type="dxa"/>
            <w:gridSpan w:val="2"/>
            <w:tcBorders>
              <w:top w:val="single" w:sz="12" w:space="0" w:color="auto"/>
            </w:tcBorders>
            <w:shd w:val="clear" w:color="auto" w:fill="BBC3EA"/>
            <w:vAlign w:val="center"/>
            <w:hideMark/>
          </w:tcPr>
          <w:p w14:paraId="00774183" w14:textId="77777777" w:rsidR="005F5B1C" w:rsidRPr="00763844" w:rsidRDefault="005F5B1C" w:rsidP="00763844">
            <w:pPr>
              <w:spacing w:after="0" w:line="276" w:lineRule="auto"/>
              <w:ind w:left="142"/>
              <w:rPr>
                <w:rFonts w:eastAsia="Times New Roman"/>
                <w:kern w:val="0"/>
                <w:sz w:val="18"/>
                <w:szCs w:val="18"/>
                <w:lang w:eastAsia="es-MX"/>
                <w14:ligatures w14:val="none"/>
              </w:rPr>
            </w:pPr>
            <w:r w:rsidRPr="00763844">
              <w:rPr>
                <w:rFonts w:eastAsia="Times New Roman"/>
                <w:sz w:val="18"/>
                <w:szCs w:val="18"/>
                <w:lang w:eastAsia="es-MX"/>
              </w:rPr>
              <w:t>Study information</w:t>
            </w:r>
          </w:p>
        </w:tc>
      </w:tr>
      <w:tr w:rsidR="00CC066E" w:rsidRPr="00763844" w14:paraId="16CB692B" w14:textId="77777777" w:rsidTr="754464B0">
        <w:trPr>
          <w:trHeight w:val="330"/>
        </w:trPr>
        <w:tc>
          <w:tcPr>
            <w:tcW w:w="2694" w:type="dxa"/>
            <w:hideMark/>
          </w:tcPr>
          <w:p w14:paraId="597EA580" w14:textId="77777777" w:rsidR="00CC066E" w:rsidRPr="00763844" w:rsidRDefault="00CC066E" w:rsidP="00763844">
            <w:pPr>
              <w:ind w:left="142"/>
              <w:rPr>
                <w:rFonts w:eastAsia="Times New Roman"/>
                <w:kern w:val="0"/>
                <w:sz w:val="18"/>
                <w:szCs w:val="18"/>
                <w:lang w:eastAsia="es-MX"/>
                <w14:ligatures w14:val="none"/>
              </w:rPr>
            </w:pPr>
            <w:r w:rsidRPr="00763844">
              <w:rPr>
                <w:rFonts w:eastAsia="Times New Roman"/>
                <w:sz w:val="18"/>
                <w:szCs w:val="18"/>
                <w:lang w:eastAsia="es-MX"/>
              </w:rPr>
              <w:t>study_id</w:t>
            </w:r>
          </w:p>
        </w:tc>
        <w:tc>
          <w:tcPr>
            <w:tcW w:w="6656" w:type="dxa"/>
            <w:hideMark/>
          </w:tcPr>
          <w:p w14:paraId="6A9FFD75" w14:textId="3350AD2C" w:rsidR="00CC066E" w:rsidRPr="00763844" w:rsidRDefault="3D9EF296" w:rsidP="00081C89">
            <w:pPr>
              <w:rPr>
                <w:rFonts w:eastAsia="Times New Roman"/>
                <w:kern w:val="0"/>
                <w:sz w:val="18"/>
                <w:szCs w:val="18"/>
                <w:lang w:eastAsia="es-MX"/>
                <w14:ligatures w14:val="none"/>
              </w:rPr>
            </w:pPr>
            <w:r w:rsidRPr="754464B0">
              <w:rPr>
                <w:rFonts w:eastAsia="Times New Roman"/>
                <w:sz w:val="18"/>
                <w:szCs w:val="18"/>
                <w:lang w:eastAsia="es-MX"/>
              </w:rPr>
              <w:t>Unique identifier for the study. The format will be, in lower case, “first author_year_journal abbreviation.” E.g., smith_2023_jneurosc</w:t>
            </w:r>
            <w:r w:rsidR="73F882CD" w:rsidRPr="754464B0">
              <w:rPr>
                <w:rFonts w:eastAsia="Times New Roman"/>
                <w:sz w:val="18"/>
                <w:szCs w:val="18"/>
                <w:lang w:eastAsia="es-MX"/>
              </w:rPr>
              <w:t>, with letters added for any non-unique IDs.</w:t>
            </w:r>
          </w:p>
        </w:tc>
      </w:tr>
      <w:tr w:rsidR="00E440AC" w:rsidRPr="00763844" w14:paraId="4C836806" w14:textId="77777777" w:rsidTr="754464B0">
        <w:trPr>
          <w:trHeight w:val="330"/>
        </w:trPr>
        <w:tc>
          <w:tcPr>
            <w:tcW w:w="2694" w:type="dxa"/>
            <w:hideMark/>
          </w:tcPr>
          <w:p w14:paraId="6D25D4A2" w14:textId="02E3E89B" w:rsidR="00E440AC" w:rsidRPr="00763844" w:rsidRDefault="00CF3DC3" w:rsidP="00763844">
            <w:pPr>
              <w:ind w:left="142"/>
              <w:rPr>
                <w:rFonts w:eastAsia="Times New Roman"/>
                <w:kern w:val="0"/>
                <w:sz w:val="18"/>
                <w:szCs w:val="18"/>
                <w:lang w:eastAsia="es-MX"/>
                <w14:ligatures w14:val="none"/>
              </w:rPr>
            </w:pPr>
            <w:r w:rsidRPr="00763844">
              <w:rPr>
                <w:rFonts w:eastAsia="Times New Roman"/>
                <w:sz w:val="18"/>
                <w:szCs w:val="18"/>
                <w:lang w:eastAsia="es-MX"/>
              </w:rPr>
              <w:t>e</w:t>
            </w:r>
            <w:r w:rsidR="00E440AC" w:rsidRPr="00763844">
              <w:rPr>
                <w:rFonts w:eastAsia="Times New Roman"/>
                <w:sz w:val="18"/>
                <w:szCs w:val="18"/>
                <w:lang w:eastAsia="es-MX"/>
              </w:rPr>
              <w:t>x</w:t>
            </w:r>
            <w:r w:rsidRPr="00763844">
              <w:rPr>
                <w:rFonts w:eastAsia="Times New Roman"/>
                <w:sz w:val="18"/>
                <w:szCs w:val="18"/>
                <w:lang w:eastAsia="es-MX"/>
              </w:rPr>
              <w:t>_cohort</w:t>
            </w:r>
            <w:r w:rsidR="00E440AC" w:rsidRPr="00763844">
              <w:rPr>
                <w:rFonts w:eastAsia="Times New Roman"/>
                <w:sz w:val="18"/>
                <w:szCs w:val="18"/>
                <w:lang w:eastAsia="es-MX"/>
              </w:rPr>
              <w:t>_id</w:t>
            </w:r>
          </w:p>
        </w:tc>
        <w:tc>
          <w:tcPr>
            <w:tcW w:w="6656" w:type="dxa"/>
            <w:hideMark/>
          </w:tcPr>
          <w:p w14:paraId="5F5B4C1A" w14:textId="6686E194" w:rsidR="00E440AC" w:rsidRPr="00763844" w:rsidRDefault="00E440AC" w:rsidP="00081C89">
            <w:pPr>
              <w:rPr>
                <w:rFonts w:eastAsia="Times New Roman"/>
                <w:kern w:val="0"/>
                <w:sz w:val="18"/>
                <w:szCs w:val="18"/>
                <w:lang w:eastAsia="es-MX"/>
                <w14:ligatures w14:val="none"/>
              </w:rPr>
            </w:pPr>
            <w:r w:rsidRPr="00763844">
              <w:rPr>
                <w:rFonts w:eastAsia="Times New Roman"/>
                <w:sz w:val="18"/>
                <w:szCs w:val="18"/>
                <w:lang w:eastAsia="es-MX"/>
              </w:rPr>
              <w:t>Unique identifier for each independent experiment involving unique cohorts of animals within a study</w:t>
            </w:r>
            <w:r w:rsidR="00ED31EF" w:rsidRPr="00763844">
              <w:rPr>
                <w:rFonts w:eastAsia="Times New Roman"/>
                <w:sz w:val="18"/>
                <w:szCs w:val="18"/>
                <w:lang w:eastAsia="es-MX"/>
              </w:rPr>
              <w:t xml:space="preserve"> (e.g., one group exposed to </w:t>
            </w:r>
            <w:r w:rsidR="00F70BAB" w:rsidRPr="00763844">
              <w:rPr>
                <w:rFonts w:eastAsia="Times New Roman"/>
                <w:sz w:val="18"/>
                <w:szCs w:val="18"/>
                <w:lang w:eastAsia="es-MX"/>
              </w:rPr>
              <w:t>1 h of noise, another group exposed to 2 hours of noise)</w:t>
            </w:r>
            <w:r w:rsidRPr="00763844">
              <w:rPr>
                <w:rFonts w:eastAsia="Times New Roman"/>
                <w:sz w:val="18"/>
                <w:szCs w:val="18"/>
                <w:lang w:eastAsia="es-MX"/>
              </w:rPr>
              <w:t>, using a sequential numerical format (e.g., ex001, ex002).</w:t>
            </w:r>
            <w:r w:rsidRPr="00763844">
              <w:rPr>
                <w:sz w:val="18"/>
                <w:szCs w:val="18"/>
              </w:rPr>
              <w:t xml:space="preserve"> </w:t>
            </w:r>
            <w:r w:rsidRPr="00763844">
              <w:rPr>
                <w:rFonts w:eastAsia="Times New Roman"/>
                <w:sz w:val="18"/>
                <w:szCs w:val="18"/>
                <w:lang w:eastAsia="es-MX"/>
              </w:rPr>
              <w:t>E.g., if a single cohort of animals is assessed using multiple different assays this is still considered a single experiment (ex001) with multiple outcome measures</w:t>
            </w:r>
            <w:r w:rsidR="00B55F72" w:rsidRPr="00763844">
              <w:rPr>
                <w:rFonts w:eastAsia="Times New Roman"/>
                <w:sz w:val="18"/>
                <w:szCs w:val="18"/>
                <w:lang w:eastAsia="es-MX"/>
              </w:rPr>
              <w:t>.</w:t>
            </w:r>
          </w:p>
        </w:tc>
      </w:tr>
      <w:tr w:rsidR="00221A45" w:rsidRPr="00763844" w14:paraId="1715F239" w14:textId="77777777" w:rsidTr="754464B0">
        <w:trPr>
          <w:trHeight w:val="345"/>
        </w:trPr>
        <w:tc>
          <w:tcPr>
            <w:tcW w:w="2694" w:type="dxa"/>
          </w:tcPr>
          <w:p w14:paraId="6945028C" w14:textId="77777777" w:rsidR="00221A45" w:rsidRPr="00763844" w:rsidRDefault="00221A45" w:rsidP="00763844">
            <w:pPr>
              <w:ind w:left="142"/>
              <w:rPr>
                <w:rFonts w:eastAsia="Times New Roman"/>
                <w:kern w:val="0"/>
                <w:sz w:val="18"/>
                <w:szCs w:val="18"/>
                <w:lang w:eastAsia="es-MX"/>
                <w14:ligatures w14:val="none"/>
              </w:rPr>
            </w:pPr>
            <w:r w:rsidRPr="00763844">
              <w:rPr>
                <w:rFonts w:eastAsia="Times New Roman"/>
                <w:sz w:val="18"/>
                <w:szCs w:val="18"/>
                <w:lang w:eastAsia="es-MX"/>
              </w:rPr>
              <w:t>outcome_id</w:t>
            </w:r>
          </w:p>
        </w:tc>
        <w:tc>
          <w:tcPr>
            <w:tcW w:w="6656" w:type="dxa"/>
          </w:tcPr>
          <w:p w14:paraId="177FA627" w14:textId="56672B56" w:rsidR="00221A45" w:rsidRPr="00763844" w:rsidRDefault="3BC7FCA7" w:rsidP="00081C89">
            <w:pPr>
              <w:rPr>
                <w:rFonts w:eastAsia="Times New Roman"/>
                <w:kern w:val="0"/>
                <w:sz w:val="18"/>
                <w:szCs w:val="18"/>
                <w:lang w:eastAsia="es-MX"/>
                <w14:ligatures w14:val="none"/>
              </w:rPr>
            </w:pPr>
            <w:r w:rsidRPr="754464B0">
              <w:rPr>
                <w:rFonts w:eastAsia="Times New Roman"/>
                <w:sz w:val="18"/>
                <w:szCs w:val="18"/>
                <w:lang w:eastAsia="es-MX"/>
              </w:rPr>
              <w:t>Unique identifier for each measurement assay or outcome reported for a specific cohort (e.g., out001, out002)</w:t>
            </w:r>
            <w:r w:rsidR="4E1DF427" w:rsidRPr="754464B0">
              <w:rPr>
                <w:rFonts w:eastAsia="Times New Roman"/>
                <w:sz w:val="18"/>
                <w:szCs w:val="18"/>
                <w:lang w:eastAsia="es-MX"/>
              </w:rPr>
              <w:t>.</w:t>
            </w:r>
          </w:p>
        </w:tc>
      </w:tr>
      <w:tr w:rsidR="00221A45" w:rsidRPr="00763844" w14:paraId="3EE036A0" w14:textId="77777777" w:rsidTr="754464B0">
        <w:trPr>
          <w:trHeight w:val="330"/>
        </w:trPr>
        <w:tc>
          <w:tcPr>
            <w:tcW w:w="2694" w:type="dxa"/>
            <w:hideMark/>
          </w:tcPr>
          <w:p w14:paraId="66D4B189" w14:textId="77777777" w:rsidR="00221A45" w:rsidRPr="00763844" w:rsidRDefault="00221A45" w:rsidP="00763844">
            <w:pPr>
              <w:ind w:left="142"/>
              <w:rPr>
                <w:rFonts w:eastAsia="Times New Roman"/>
                <w:kern w:val="0"/>
                <w:sz w:val="18"/>
                <w:szCs w:val="18"/>
                <w:lang w:eastAsia="es-MX"/>
                <w14:ligatures w14:val="none"/>
              </w:rPr>
            </w:pPr>
            <w:r w:rsidRPr="00763844">
              <w:rPr>
                <w:rFonts w:eastAsia="Times New Roman"/>
                <w:sz w:val="18"/>
                <w:szCs w:val="18"/>
                <w:lang w:eastAsia="es-MX"/>
              </w:rPr>
              <w:t>es_id</w:t>
            </w:r>
          </w:p>
        </w:tc>
        <w:tc>
          <w:tcPr>
            <w:tcW w:w="6656" w:type="dxa"/>
            <w:hideMark/>
          </w:tcPr>
          <w:p w14:paraId="08ABB8E1" w14:textId="557C5C4D" w:rsidR="00221A45" w:rsidRPr="00763844" w:rsidRDefault="3BC7FCA7" w:rsidP="00081C89">
            <w:pPr>
              <w:rPr>
                <w:rFonts w:eastAsia="Times New Roman"/>
                <w:kern w:val="0"/>
                <w:sz w:val="18"/>
                <w:szCs w:val="18"/>
                <w:lang w:eastAsia="es-MX"/>
                <w14:ligatures w14:val="none"/>
              </w:rPr>
            </w:pPr>
            <w:r w:rsidRPr="754464B0">
              <w:rPr>
                <w:rFonts w:eastAsia="Times New Roman"/>
                <w:sz w:val="18"/>
                <w:szCs w:val="18"/>
                <w:lang w:eastAsia="es-MX"/>
              </w:rPr>
              <w:t>Effect size ID – A unique identifier for each control–experimental pair of measurements (exposure-control) used to calculate an effect size (e.g., es0001)</w:t>
            </w:r>
            <w:r w:rsidR="7E1F0028" w:rsidRPr="754464B0">
              <w:rPr>
                <w:rFonts w:eastAsia="Times New Roman"/>
                <w:sz w:val="18"/>
                <w:szCs w:val="18"/>
                <w:lang w:eastAsia="es-MX"/>
              </w:rPr>
              <w:t>.</w:t>
            </w:r>
          </w:p>
        </w:tc>
      </w:tr>
      <w:tr w:rsidR="00E440AC" w:rsidRPr="00763844" w14:paraId="75B2F31F" w14:textId="77777777" w:rsidTr="754464B0">
        <w:trPr>
          <w:trHeight w:val="330"/>
        </w:trPr>
        <w:tc>
          <w:tcPr>
            <w:tcW w:w="2694" w:type="dxa"/>
          </w:tcPr>
          <w:p w14:paraId="317E41F8" w14:textId="4013E20D" w:rsidR="00E440AC" w:rsidRPr="00763844" w:rsidRDefault="003D6E75" w:rsidP="00763844">
            <w:pPr>
              <w:ind w:left="142"/>
              <w:rPr>
                <w:rFonts w:eastAsia="Times New Roman"/>
                <w:sz w:val="18"/>
                <w:szCs w:val="18"/>
                <w:lang w:eastAsia="es-MX"/>
              </w:rPr>
            </w:pPr>
            <w:r w:rsidRPr="00763844">
              <w:rPr>
                <w:rFonts w:eastAsia="Times New Roman"/>
                <w:sz w:val="18"/>
                <w:szCs w:val="18"/>
                <w:lang w:eastAsia="es-MX"/>
              </w:rPr>
              <w:t>s</w:t>
            </w:r>
            <w:r w:rsidR="00221A45" w:rsidRPr="00763844">
              <w:rPr>
                <w:rFonts w:eastAsia="Times New Roman"/>
                <w:sz w:val="18"/>
                <w:szCs w:val="18"/>
                <w:lang w:eastAsia="es-MX"/>
              </w:rPr>
              <w:t>hared_control</w:t>
            </w:r>
          </w:p>
        </w:tc>
        <w:tc>
          <w:tcPr>
            <w:tcW w:w="6656" w:type="dxa"/>
          </w:tcPr>
          <w:p w14:paraId="53B584C2" w14:textId="1BD9F7E9" w:rsidR="00E440AC" w:rsidRPr="00763844" w:rsidRDefault="46D52CB1">
            <w:pPr>
              <w:rPr>
                <w:rFonts w:eastAsia="Times New Roman"/>
                <w:sz w:val="18"/>
                <w:szCs w:val="18"/>
                <w:lang w:eastAsia="es-MX"/>
              </w:rPr>
            </w:pPr>
            <w:r w:rsidRPr="754464B0">
              <w:rPr>
                <w:rFonts w:eastAsia="Times New Roman"/>
                <w:sz w:val="18"/>
                <w:szCs w:val="18"/>
                <w:lang w:eastAsia="es-MX"/>
              </w:rPr>
              <w:t xml:space="preserve">Indicate if </w:t>
            </w:r>
            <w:r w:rsidR="7C600257" w:rsidRPr="754464B0">
              <w:rPr>
                <w:rFonts w:eastAsia="Times New Roman"/>
                <w:sz w:val="18"/>
                <w:szCs w:val="18"/>
                <w:lang w:eastAsia="es-MX"/>
              </w:rPr>
              <w:t xml:space="preserve">extracted </w:t>
            </w:r>
            <w:r w:rsidRPr="754464B0">
              <w:rPr>
                <w:rFonts w:eastAsia="Times New Roman"/>
                <w:sz w:val="18"/>
                <w:szCs w:val="18"/>
                <w:lang w:eastAsia="es-MX"/>
              </w:rPr>
              <w:t>ex_cohort_i</w:t>
            </w:r>
            <w:r w:rsidR="0BB2CA1D" w:rsidRPr="754464B0">
              <w:rPr>
                <w:rFonts w:eastAsia="Times New Roman"/>
                <w:sz w:val="18"/>
                <w:szCs w:val="18"/>
                <w:lang w:eastAsia="es-MX"/>
              </w:rPr>
              <w:t>d</w:t>
            </w:r>
            <w:r w:rsidRPr="754464B0">
              <w:rPr>
                <w:rFonts w:eastAsia="Times New Roman"/>
                <w:sz w:val="18"/>
                <w:szCs w:val="18"/>
                <w:lang w:eastAsia="es-MX"/>
              </w:rPr>
              <w:t xml:space="preserve"> share</w:t>
            </w:r>
            <w:r w:rsidR="16993F9A" w:rsidRPr="754464B0">
              <w:rPr>
                <w:rFonts w:eastAsia="Times New Roman"/>
                <w:sz w:val="18"/>
                <w:szCs w:val="18"/>
                <w:lang w:eastAsia="es-MX"/>
              </w:rPr>
              <w:t>s</w:t>
            </w:r>
            <w:r w:rsidRPr="754464B0">
              <w:rPr>
                <w:rFonts w:eastAsia="Times New Roman"/>
                <w:sz w:val="18"/>
                <w:szCs w:val="18"/>
                <w:lang w:eastAsia="es-MX"/>
              </w:rPr>
              <w:t xml:space="preserve"> a control group (e.i. c</w:t>
            </w:r>
            <w:r w:rsidR="504B2F24" w:rsidRPr="754464B0">
              <w:rPr>
                <w:rFonts w:eastAsia="Times New Roman"/>
                <w:sz w:val="18"/>
                <w:szCs w:val="18"/>
                <w:lang w:eastAsia="es-MX"/>
              </w:rPr>
              <w:t>_a_id—see definition below)</w:t>
            </w:r>
            <w:r w:rsidR="1F347700" w:rsidRPr="754464B0">
              <w:rPr>
                <w:rFonts w:eastAsia="Times New Roman"/>
                <w:sz w:val="18"/>
                <w:szCs w:val="18"/>
                <w:lang w:eastAsia="es-MX"/>
              </w:rPr>
              <w:t xml:space="preserve"> with another extracted effect size</w:t>
            </w:r>
            <w:r w:rsidR="504B2F24" w:rsidRPr="754464B0">
              <w:rPr>
                <w:rFonts w:eastAsia="Times New Roman"/>
                <w:sz w:val="18"/>
                <w:szCs w:val="18"/>
                <w:lang w:eastAsia="es-MX"/>
              </w:rPr>
              <w:t xml:space="preserve">. Code “Yes” if they share </w:t>
            </w:r>
            <w:r w:rsidR="1D616923" w:rsidRPr="754464B0">
              <w:rPr>
                <w:rFonts w:eastAsia="Times New Roman"/>
                <w:sz w:val="18"/>
                <w:szCs w:val="18"/>
                <w:lang w:eastAsia="es-MX"/>
              </w:rPr>
              <w:t>a control group</w:t>
            </w:r>
            <w:r w:rsidR="7E1F0028" w:rsidRPr="754464B0">
              <w:rPr>
                <w:rFonts w:eastAsia="Times New Roman"/>
                <w:sz w:val="18"/>
                <w:szCs w:val="18"/>
                <w:lang w:eastAsia="es-MX"/>
              </w:rPr>
              <w:t>.</w:t>
            </w:r>
          </w:p>
        </w:tc>
      </w:tr>
      <w:tr w:rsidR="003D6E75" w:rsidRPr="00763844" w14:paraId="32A0AD81" w14:textId="77777777" w:rsidTr="754464B0">
        <w:trPr>
          <w:trHeight w:val="345"/>
        </w:trPr>
        <w:tc>
          <w:tcPr>
            <w:tcW w:w="2694" w:type="dxa"/>
            <w:hideMark/>
          </w:tcPr>
          <w:p w14:paraId="4406A399" w14:textId="2B2B58EB" w:rsidR="003D6E75" w:rsidRPr="00763844" w:rsidRDefault="003D6E75" w:rsidP="00763844">
            <w:pPr>
              <w:ind w:left="142"/>
              <w:rPr>
                <w:rFonts w:eastAsia="Times New Roman"/>
                <w:kern w:val="0"/>
                <w:sz w:val="18"/>
                <w:szCs w:val="18"/>
                <w:lang w:eastAsia="es-MX"/>
                <w14:ligatures w14:val="none"/>
              </w:rPr>
            </w:pPr>
            <w:r w:rsidRPr="00763844">
              <w:rPr>
                <w:rFonts w:eastAsia="Times New Roman"/>
                <w:sz w:val="18"/>
                <w:szCs w:val="18"/>
                <w:lang w:eastAsia="es-MX"/>
              </w:rPr>
              <w:t>id_notes</w:t>
            </w:r>
          </w:p>
        </w:tc>
        <w:tc>
          <w:tcPr>
            <w:tcW w:w="6656" w:type="dxa"/>
            <w:hideMark/>
          </w:tcPr>
          <w:p w14:paraId="4DBEFA99" w14:textId="23DE583B" w:rsidR="003D6E75" w:rsidRPr="00763844" w:rsidRDefault="1D616923" w:rsidP="00081C89">
            <w:pPr>
              <w:rPr>
                <w:rFonts w:eastAsia="Times New Roman"/>
                <w:kern w:val="0"/>
                <w:sz w:val="18"/>
                <w:szCs w:val="18"/>
                <w:lang w:eastAsia="es-MX"/>
                <w14:ligatures w14:val="none"/>
              </w:rPr>
            </w:pPr>
            <w:r w:rsidRPr="754464B0">
              <w:rPr>
                <w:rFonts w:eastAsia="Times New Roman"/>
                <w:sz w:val="18"/>
                <w:szCs w:val="18"/>
                <w:lang w:eastAsia="es-MX"/>
              </w:rPr>
              <w:t>Notes regarding the identifier for experimental cohorts of animals</w:t>
            </w:r>
            <w:r w:rsidR="0E49C109" w:rsidRPr="754464B0">
              <w:rPr>
                <w:rFonts w:eastAsia="Times New Roman"/>
                <w:sz w:val="18"/>
                <w:szCs w:val="18"/>
                <w:lang w:eastAsia="es-MX"/>
              </w:rPr>
              <w:t xml:space="preserve"> or other recorded IDs</w:t>
            </w:r>
            <w:r w:rsidR="3AE3C2AF" w:rsidRPr="754464B0">
              <w:rPr>
                <w:rFonts w:eastAsia="Times New Roman"/>
                <w:sz w:val="18"/>
                <w:szCs w:val="18"/>
                <w:lang w:eastAsia="es-MX"/>
              </w:rPr>
              <w:t>.</w:t>
            </w:r>
          </w:p>
        </w:tc>
      </w:tr>
      <w:tr w:rsidR="005F5B1C" w:rsidRPr="00763844" w14:paraId="1DD46AEA" w14:textId="77777777" w:rsidTr="754464B0">
        <w:trPr>
          <w:trHeight w:val="330"/>
        </w:trPr>
        <w:tc>
          <w:tcPr>
            <w:tcW w:w="2694" w:type="dxa"/>
            <w:hideMark/>
          </w:tcPr>
          <w:p w14:paraId="3BA52ABA" w14:textId="6B96A351" w:rsidR="005F5B1C" w:rsidRPr="00763844" w:rsidRDefault="00D41818" w:rsidP="00763844">
            <w:pPr>
              <w:ind w:left="142"/>
              <w:rPr>
                <w:rFonts w:eastAsia="Times New Roman"/>
                <w:kern w:val="0"/>
                <w:sz w:val="18"/>
                <w:szCs w:val="18"/>
                <w:lang w:eastAsia="es-MX"/>
                <w14:ligatures w14:val="none"/>
              </w:rPr>
            </w:pPr>
            <w:r w:rsidRPr="00763844">
              <w:rPr>
                <w:rFonts w:eastAsia="Times New Roman"/>
                <w:sz w:val="18"/>
                <w:szCs w:val="18"/>
                <w:lang w:eastAsia="es-MX"/>
              </w:rPr>
              <w:t>t</w:t>
            </w:r>
            <w:r w:rsidR="005F5B1C" w:rsidRPr="00763844">
              <w:rPr>
                <w:rFonts w:eastAsia="Times New Roman"/>
                <w:sz w:val="18"/>
                <w:szCs w:val="18"/>
                <w:lang w:eastAsia="es-MX"/>
              </w:rPr>
              <w:t>itle</w:t>
            </w:r>
          </w:p>
        </w:tc>
        <w:tc>
          <w:tcPr>
            <w:tcW w:w="6656" w:type="dxa"/>
            <w:hideMark/>
          </w:tcPr>
          <w:p w14:paraId="4A64F33E" w14:textId="2E6D72BC" w:rsidR="005F5B1C" w:rsidRPr="00763844" w:rsidRDefault="3A52A6B8">
            <w:pPr>
              <w:rPr>
                <w:rFonts w:eastAsia="Times New Roman"/>
                <w:kern w:val="0"/>
                <w:sz w:val="18"/>
                <w:szCs w:val="18"/>
                <w:lang w:eastAsia="es-MX"/>
                <w14:ligatures w14:val="none"/>
              </w:rPr>
            </w:pPr>
            <w:r w:rsidRPr="754464B0">
              <w:rPr>
                <w:rFonts w:eastAsia="Times New Roman"/>
                <w:sz w:val="18"/>
                <w:szCs w:val="18"/>
                <w:lang w:eastAsia="es-MX"/>
              </w:rPr>
              <w:t>Title of the study</w:t>
            </w:r>
            <w:r w:rsidR="3AE3C2AF" w:rsidRPr="754464B0">
              <w:rPr>
                <w:rFonts w:eastAsia="Times New Roman"/>
                <w:sz w:val="18"/>
                <w:szCs w:val="18"/>
                <w:lang w:eastAsia="es-MX"/>
              </w:rPr>
              <w:t>.</w:t>
            </w:r>
          </w:p>
        </w:tc>
      </w:tr>
      <w:tr w:rsidR="005F5B1C" w:rsidRPr="00763844" w14:paraId="25111B47" w14:textId="77777777" w:rsidTr="754464B0">
        <w:trPr>
          <w:trHeight w:val="330"/>
        </w:trPr>
        <w:tc>
          <w:tcPr>
            <w:tcW w:w="2694" w:type="dxa"/>
            <w:hideMark/>
          </w:tcPr>
          <w:p w14:paraId="7916613B" w14:textId="71A79656" w:rsidR="005F5B1C" w:rsidRPr="00763844" w:rsidRDefault="007529BA" w:rsidP="00763844">
            <w:pPr>
              <w:ind w:left="142"/>
              <w:rPr>
                <w:rFonts w:eastAsia="Times New Roman"/>
                <w:kern w:val="0"/>
                <w:sz w:val="18"/>
                <w:szCs w:val="18"/>
                <w:lang w:eastAsia="es-MX"/>
                <w14:ligatures w14:val="none"/>
              </w:rPr>
            </w:pPr>
            <w:r w:rsidRPr="00763844">
              <w:rPr>
                <w:rFonts w:eastAsia="Times New Roman"/>
                <w:sz w:val="18"/>
                <w:szCs w:val="18"/>
                <w:lang w:eastAsia="es-MX"/>
              </w:rPr>
              <w:t>doi</w:t>
            </w:r>
          </w:p>
        </w:tc>
        <w:tc>
          <w:tcPr>
            <w:tcW w:w="6656" w:type="dxa"/>
            <w:hideMark/>
          </w:tcPr>
          <w:p w14:paraId="6A9D068C" w14:textId="08F4DC1C" w:rsidR="005F5B1C" w:rsidRPr="00763844" w:rsidRDefault="3A52A6B8">
            <w:pPr>
              <w:rPr>
                <w:rFonts w:eastAsia="Times New Roman"/>
                <w:kern w:val="0"/>
                <w:sz w:val="18"/>
                <w:szCs w:val="18"/>
                <w:lang w:eastAsia="es-MX"/>
                <w14:ligatures w14:val="none"/>
              </w:rPr>
            </w:pPr>
            <w:r w:rsidRPr="754464B0">
              <w:rPr>
                <w:rFonts w:eastAsia="Times New Roman"/>
                <w:sz w:val="18"/>
                <w:szCs w:val="18"/>
                <w:lang w:eastAsia="es-MX"/>
              </w:rPr>
              <w:t>Short form DOI of the study (starting with “10.”)</w:t>
            </w:r>
            <w:r w:rsidR="40040225" w:rsidRPr="754464B0">
              <w:rPr>
                <w:rFonts w:eastAsia="Times New Roman"/>
                <w:sz w:val="18"/>
                <w:szCs w:val="18"/>
                <w:lang w:eastAsia="es-MX"/>
              </w:rPr>
              <w:t>.</w:t>
            </w:r>
          </w:p>
        </w:tc>
      </w:tr>
      <w:tr w:rsidR="005F5B1C" w:rsidRPr="00763844" w14:paraId="30EDE39B" w14:textId="77777777" w:rsidTr="754464B0">
        <w:trPr>
          <w:trHeight w:val="330"/>
        </w:trPr>
        <w:tc>
          <w:tcPr>
            <w:tcW w:w="2694" w:type="dxa"/>
            <w:hideMark/>
          </w:tcPr>
          <w:p w14:paraId="1C503448" w14:textId="1B1DF050" w:rsidR="005F5B1C" w:rsidRPr="00763844" w:rsidRDefault="05F2AACB" w:rsidP="00763844">
            <w:pPr>
              <w:ind w:left="142"/>
              <w:rPr>
                <w:rFonts w:eastAsia="Times New Roman"/>
                <w:kern w:val="0"/>
                <w:sz w:val="18"/>
                <w:szCs w:val="18"/>
                <w:lang w:eastAsia="es-MX"/>
                <w14:ligatures w14:val="none"/>
              </w:rPr>
            </w:pPr>
            <w:r w:rsidRPr="754464B0">
              <w:rPr>
                <w:rFonts w:eastAsia="Times New Roman"/>
                <w:sz w:val="18"/>
                <w:szCs w:val="18"/>
                <w:lang w:eastAsia="es-MX"/>
              </w:rPr>
              <w:t>p</w:t>
            </w:r>
            <w:r w:rsidR="3A52A6B8" w:rsidRPr="754464B0">
              <w:rPr>
                <w:rFonts w:eastAsia="Times New Roman"/>
                <w:sz w:val="18"/>
                <w:szCs w:val="18"/>
                <w:lang w:eastAsia="es-MX"/>
              </w:rPr>
              <w:t>ublish</w:t>
            </w:r>
            <w:r w:rsidR="2985119C" w:rsidRPr="754464B0">
              <w:rPr>
                <w:rFonts w:eastAsia="Times New Roman"/>
                <w:sz w:val="18"/>
                <w:szCs w:val="18"/>
                <w:lang w:eastAsia="es-MX"/>
              </w:rPr>
              <w:t>ed</w:t>
            </w:r>
            <w:r w:rsidR="3A52A6B8" w:rsidRPr="754464B0">
              <w:rPr>
                <w:rFonts w:eastAsia="Times New Roman"/>
                <w:sz w:val="18"/>
                <w:szCs w:val="18"/>
                <w:lang w:eastAsia="es-MX"/>
              </w:rPr>
              <w:t>_in</w:t>
            </w:r>
          </w:p>
        </w:tc>
        <w:tc>
          <w:tcPr>
            <w:tcW w:w="6656" w:type="dxa"/>
            <w:hideMark/>
          </w:tcPr>
          <w:p w14:paraId="4BF27E8E" w14:textId="71A18C1E" w:rsidR="005F5B1C" w:rsidRPr="00763844" w:rsidRDefault="3A52A6B8">
            <w:pPr>
              <w:rPr>
                <w:rFonts w:eastAsia="Times New Roman"/>
                <w:kern w:val="0"/>
                <w:sz w:val="18"/>
                <w:szCs w:val="18"/>
                <w:lang w:eastAsia="es-MX"/>
                <w14:ligatures w14:val="none"/>
              </w:rPr>
            </w:pPr>
            <w:r w:rsidRPr="754464B0">
              <w:rPr>
                <w:rFonts w:eastAsia="Times New Roman"/>
                <w:sz w:val="18"/>
                <w:szCs w:val="18"/>
                <w:lang w:eastAsia="es-MX"/>
              </w:rPr>
              <w:t>The full name of the publisher. For journal articles, this will be the journal name; for theses, the university name</w:t>
            </w:r>
            <w:r w:rsidR="675E605C" w:rsidRPr="754464B0">
              <w:rPr>
                <w:rFonts w:eastAsia="Times New Roman"/>
                <w:sz w:val="18"/>
                <w:szCs w:val="18"/>
                <w:lang w:eastAsia="es-MX"/>
              </w:rPr>
              <w:t>.</w:t>
            </w:r>
          </w:p>
        </w:tc>
      </w:tr>
      <w:tr w:rsidR="005F5B1C" w:rsidRPr="00763844" w14:paraId="667A5B88" w14:textId="77777777" w:rsidTr="754464B0">
        <w:trPr>
          <w:trHeight w:val="345"/>
        </w:trPr>
        <w:tc>
          <w:tcPr>
            <w:tcW w:w="2694" w:type="dxa"/>
          </w:tcPr>
          <w:p w14:paraId="501B687E" w14:textId="09FA4698" w:rsidR="005F5B1C" w:rsidRPr="00763844" w:rsidRDefault="3578A54B" w:rsidP="00763844">
            <w:pPr>
              <w:ind w:left="142"/>
              <w:rPr>
                <w:rFonts w:eastAsia="Times New Roman"/>
                <w:kern w:val="0"/>
                <w:sz w:val="18"/>
                <w:szCs w:val="18"/>
                <w:lang w:eastAsia="es-MX"/>
                <w14:ligatures w14:val="none"/>
              </w:rPr>
            </w:pPr>
            <w:r w:rsidRPr="754464B0">
              <w:rPr>
                <w:rFonts w:eastAsia="Times New Roman"/>
                <w:sz w:val="18"/>
                <w:szCs w:val="18"/>
                <w:lang w:eastAsia="es-MX"/>
              </w:rPr>
              <w:lastRenderedPageBreak/>
              <w:t>study_</w:t>
            </w:r>
            <w:r w:rsidR="3A52A6B8" w:rsidRPr="754464B0">
              <w:rPr>
                <w:rFonts w:eastAsia="Times New Roman"/>
                <w:sz w:val="18"/>
                <w:szCs w:val="18"/>
                <w:lang w:eastAsia="es-MX"/>
              </w:rPr>
              <w:t>notes</w:t>
            </w:r>
          </w:p>
        </w:tc>
        <w:tc>
          <w:tcPr>
            <w:tcW w:w="6656" w:type="dxa"/>
          </w:tcPr>
          <w:p w14:paraId="46848F4D" w14:textId="124FAF94" w:rsidR="005F5B1C" w:rsidRPr="00763844" w:rsidRDefault="41C755CC">
            <w:pPr>
              <w:rPr>
                <w:rFonts w:eastAsia="Times New Roman"/>
                <w:kern w:val="0"/>
                <w:sz w:val="18"/>
                <w:szCs w:val="18"/>
                <w:lang w:eastAsia="es-MX"/>
                <w14:ligatures w14:val="none"/>
              </w:rPr>
            </w:pPr>
            <w:r w:rsidRPr="754464B0">
              <w:rPr>
                <w:rFonts w:eastAsia="Times New Roman"/>
                <w:sz w:val="18"/>
                <w:szCs w:val="18"/>
                <w:lang w:eastAsia="es-MX"/>
              </w:rPr>
              <w:t>Comments</w:t>
            </w:r>
            <w:r w:rsidR="3A52A6B8" w:rsidRPr="754464B0">
              <w:rPr>
                <w:rFonts w:eastAsia="Times New Roman"/>
                <w:sz w:val="18"/>
                <w:szCs w:val="18"/>
                <w:lang w:eastAsia="es-MX"/>
              </w:rPr>
              <w:t xml:space="preserve"> regarding the </w:t>
            </w:r>
            <w:r w:rsidR="7F00694C" w:rsidRPr="754464B0">
              <w:rPr>
                <w:rFonts w:eastAsia="Times New Roman"/>
                <w:sz w:val="18"/>
                <w:szCs w:val="18"/>
                <w:lang w:eastAsia="es-MX"/>
              </w:rPr>
              <w:t>study (e.g. atypical or complex study design requiring additional explanations)</w:t>
            </w:r>
            <w:r w:rsidR="1E66D873" w:rsidRPr="754464B0">
              <w:rPr>
                <w:rFonts w:eastAsia="Times New Roman"/>
                <w:sz w:val="18"/>
                <w:szCs w:val="18"/>
                <w:lang w:eastAsia="es-MX"/>
              </w:rPr>
              <w:t>.</w:t>
            </w:r>
          </w:p>
        </w:tc>
      </w:tr>
      <w:tr w:rsidR="005F5B1C" w:rsidRPr="00763844" w14:paraId="167E554D" w14:textId="77777777" w:rsidTr="754464B0">
        <w:trPr>
          <w:trHeight w:val="345"/>
        </w:trPr>
        <w:tc>
          <w:tcPr>
            <w:tcW w:w="9350" w:type="dxa"/>
            <w:gridSpan w:val="2"/>
            <w:shd w:val="clear" w:color="auto" w:fill="BBC3EA"/>
            <w:hideMark/>
          </w:tcPr>
          <w:p w14:paraId="7F165315" w14:textId="5774C3FD" w:rsidR="005F5B1C" w:rsidRPr="00763844" w:rsidRDefault="005F5B1C" w:rsidP="00763844">
            <w:pPr>
              <w:spacing w:after="0" w:line="276" w:lineRule="auto"/>
              <w:ind w:left="142"/>
              <w:rPr>
                <w:rFonts w:eastAsia="Times New Roman"/>
                <w:b/>
                <w:bCs/>
                <w:kern w:val="0"/>
                <w:sz w:val="18"/>
                <w:szCs w:val="18"/>
                <w:lang w:eastAsia="es-MX"/>
                <w14:ligatures w14:val="none"/>
              </w:rPr>
            </w:pPr>
            <w:r w:rsidRPr="00763844">
              <w:rPr>
                <w:rFonts w:eastAsia="Times New Roman"/>
                <w:b/>
                <w:sz w:val="18"/>
                <w:szCs w:val="18"/>
                <w:lang w:eastAsia="es-MX"/>
              </w:rPr>
              <w:t>Population</w:t>
            </w:r>
          </w:p>
        </w:tc>
      </w:tr>
      <w:tr w:rsidR="005F5B1C" w:rsidRPr="00763844" w14:paraId="36E98AAC" w14:textId="77777777" w:rsidTr="754464B0">
        <w:trPr>
          <w:trHeight w:val="330"/>
        </w:trPr>
        <w:tc>
          <w:tcPr>
            <w:tcW w:w="2694" w:type="dxa"/>
            <w:tcBorders>
              <w:top w:val="single" w:sz="4" w:space="0" w:color="auto"/>
            </w:tcBorders>
            <w:hideMark/>
          </w:tcPr>
          <w:p w14:paraId="079B2A71" w14:textId="28E297C8" w:rsidR="005F5B1C" w:rsidRPr="00763844" w:rsidRDefault="001C497E" w:rsidP="00763844">
            <w:pPr>
              <w:ind w:left="142"/>
              <w:rPr>
                <w:rFonts w:eastAsia="Times New Roman"/>
                <w:kern w:val="0"/>
                <w:sz w:val="18"/>
                <w:szCs w:val="18"/>
                <w:lang w:eastAsia="es-MX"/>
                <w14:ligatures w14:val="none"/>
              </w:rPr>
            </w:pPr>
            <w:r w:rsidRPr="00763844">
              <w:rPr>
                <w:rFonts w:eastAsia="Times New Roman"/>
                <w:sz w:val="18"/>
                <w:szCs w:val="18"/>
                <w:lang w:eastAsia="es-MX"/>
              </w:rPr>
              <w:t>s</w:t>
            </w:r>
            <w:r w:rsidR="005F5B1C" w:rsidRPr="00763844">
              <w:rPr>
                <w:rFonts w:eastAsia="Times New Roman"/>
                <w:sz w:val="18"/>
                <w:szCs w:val="18"/>
                <w:lang w:eastAsia="es-MX"/>
              </w:rPr>
              <w:t>p_latin</w:t>
            </w:r>
          </w:p>
        </w:tc>
        <w:tc>
          <w:tcPr>
            <w:tcW w:w="6656" w:type="dxa"/>
            <w:tcBorders>
              <w:top w:val="single" w:sz="4" w:space="0" w:color="auto"/>
            </w:tcBorders>
            <w:hideMark/>
          </w:tcPr>
          <w:p w14:paraId="66B7DEC1" w14:textId="1897F6F7" w:rsidR="005F5B1C" w:rsidRPr="00763844" w:rsidRDefault="41C755CC">
            <w:pPr>
              <w:rPr>
                <w:rFonts w:eastAsia="Times New Roman"/>
                <w:kern w:val="0"/>
                <w:sz w:val="18"/>
                <w:szCs w:val="18"/>
                <w:lang w:eastAsia="es-MX"/>
                <w14:ligatures w14:val="none"/>
              </w:rPr>
            </w:pPr>
            <w:r w:rsidRPr="754464B0">
              <w:rPr>
                <w:rFonts w:eastAsia="Times New Roman"/>
                <w:sz w:val="18"/>
                <w:szCs w:val="18"/>
                <w:lang w:eastAsia="es-MX"/>
              </w:rPr>
              <w:t xml:space="preserve">Latin binomial </w:t>
            </w:r>
            <w:r w:rsidR="3A52A6B8" w:rsidRPr="754464B0">
              <w:rPr>
                <w:rFonts w:eastAsia="Times New Roman"/>
                <w:sz w:val="18"/>
                <w:szCs w:val="18"/>
                <w:lang w:eastAsia="es-MX"/>
              </w:rPr>
              <w:t>of the animal</w:t>
            </w:r>
            <w:r w:rsidR="0B0A175F" w:rsidRPr="754464B0">
              <w:rPr>
                <w:rFonts w:eastAsia="Times New Roman"/>
                <w:sz w:val="18"/>
                <w:szCs w:val="18"/>
                <w:lang w:eastAsia="es-MX"/>
              </w:rPr>
              <w:t xml:space="preserve"> model used in th</w:t>
            </w:r>
            <w:r w:rsidR="346B49EB" w:rsidRPr="754464B0">
              <w:rPr>
                <w:rFonts w:eastAsia="Times New Roman"/>
                <w:sz w:val="18"/>
                <w:szCs w:val="18"/>
                <w:lang w:eastAsia="es-MX"/>
              </w:rPr>
              <w:t>e</w:t>
            </w:r>
            <w:r w:rsidR="0B0A175F" w:rsidRPr="754464B0">
              <w:rPr>
                <w:rFonts w:eastAsia="Times New Roman"/>
                <w:sz w:val="18"/>
                <w:szCs w:val="18"/>
                <w:lang w:eastAsia="es-MX"/>
              </w:rPr>
              <w:t xml:space="preserve"> study</w:t>
            </w:r>
            <w:r w:rsidR="2FE21A7D" w:rsidRPr="754464B0">
              <w:rPr>
                <w:rFonts w:eastAsia="Times New Roman"/>
                <w:sz w:val="18"/>
                <w:szCs w:val="18"/>
                <w:lang w:eastAsia="es-MX"/>
              </w:rPr>
              <w:t xml:space="preserve"> (e.g., </w:t>
            </w:r>
            <w:r w:rsidR="2FE21A7D" w:rsidRPr="00F27761">
              <w:rPr>
                <w:rFonts w:eastAsia="Times New Roman"/>
                <w:i/>
                <w:iCs/>
                <w:sz w:val="18"/>
                <w:szCs w:val="18"/>
                <w:lang w:eastAsia="es-MX"/>
              </w:rPr>
              <w:t>Rattus norvegicus, Mus musculus domesticus</w:t>
            </w:r>
            <w:r w:rsidR="2FE21A7D" w:rsidRPr="754464B0">
              <w:rPr>
                <w:rFonts w:eastAsia="Times New Roman"/>
                <w:sz w:val="18"/>
                <w:szCs w:val="18"/>
                <w:lang w:eastAsia="es-MX"/>
              </w:rPr>
              <w:t>)</w:t>
            </w:r>
            <w:r w:rsidR="0B0A175F" w:rsidRPr="754464B0">
              <w:rPr>
                <w:rFonts w:eastAsia="Times New Roman"/>
                <w:sz w:val="18"/>
                <w:szCs w:val="18"/>
                <w:lang w:eastAsia="es-MX"/>
              </w:rPr>
              <w:t>.</w:t>
            </w:r>
          </w:p>
        </w:tc>
      </w:tr>
      <w:tr w:rsidR="005F5B1C" w:rsidRPr="00763844" w14:paraId="77676A7F" w14:textId="77777777" w:rsidTr="754464B0">
        <w:trPr>
          <w:trHeight w:val="330"/>
        </w:trPr>
        <w:tc>
          <w:tcPr>
            <w:tcW w:w="2694" w:type="dxa"/>
            <w:hideMark/>
          </w:tcPr>
          <w:p w14:paraId="3879CC4A" w14:textId="3484787C" w:rsidR="005F5B1C" w:rsidRPr="00763844" w:rsidRDefault="001C497E" w:rsidP="00763844">
            <w:pPr>
              <w:ind w:left="142"/>
              <w:rPr>
                <w:rFonts w:eastAsia="Times New Roman"/>
                <w:kern w:val="0"/>
                <w:sz w:val="18"/>
                <w:szCs w:val="18"/>
                <w:lang w:eastAsia="es-MX"/>
                <w14:ligatures w14:val="none"/>
              </w:rPr>
            </w:pPr>
            <w:r w:rsidRPr="00763844">
              <w:rPr>
                <w:rFonts w:eastAsia="Times New Roman"/>
                <w:sz w:val="18"/>
                <w:szCs w:val="18"/>
                <w:lang w:eastAsia="es-MX"/>
              </w:rPr>
              <w:t>s</w:t>
            </w:r>
            <w:r w:rsidR="005F5B1C" w:rsidRPr="00763844">
              <w:rPr>
                <w:rFonts w:eastAsia="Times New Roman"/>
                <w:sz w:val="18"/>
                <w:szCs w:val="18"/>
                <w:lang w:eastAsia="es-MX"/>
              </w:rPr>
              <w:t>p_common</w:t>
            </w:r>
          </w:p>
        </w:tc>
        <w:tc>
          <w:tcPr>
            <w:tcW w:w="6656" w:type="dxa"/>
            <w:hideMark/>
          </w:tcPr>
          <w:p w14:paraId="339F0AA0" w14:textId="18EA1954" w:rsidR="005F5B1C" w:rsidRPr="00763844" w:rsidRDefault="3A52A6B8">
            <w:pPr>
              <w:rPr>
                <w:rFonts w:eastAsia="Times New Roman"/>
                <w:kern w:val="0"/>
                <w:sz w:val="18"/>
                <w:szCs w:val="18"/>
                <w:lang w:eastAsia="es-MX"/>
                <w14:ligatures w14:val="none"/>
              </w:rPr>
            </w:pPr>
            <w:r w:rsidRPr="754464B0">
              <w:rPr>
                <w:rFonts w:eastAsia="Times New Roman"/>
                <w:sz w:val="18"/>
                <w:szCs w:val="18"/>
                <w:lang w:eastAsia="es-MX"/>
              </w:rPr>
              <w:t>The common name of the animal</w:t>
            </w:r>
            <w:r w:rsidR="46199B23" w:rsidRPr="754464B0">
              <w:rPr>
                <w:rFonts w:eastAsia="Times New Roman"/>
                <w:sz w:val="18"/>
                <w:szCs w:val="18"/>
                <w:lang w:eastAsia="es-MX"/>
              </w:rPr>
              <w:t xml:space="preserve"> model used in teh study</w:t>
            </w:r>
            <w:r w:rsidR="761ECEF0" w:rsidRPr="754464B0">
              <w:rPr>
                <w:rFonts w:eastAsia="Times New Roman"/>
                <w:sz w:val="18"/>
                <w:szCs w:val="18"/>
                <w:lang w:eastAsia="es-MX"/>
              </w:rPr>
              <w:t xml:space="preserve"> (e.g. brown rat, house mouse)</w:t>
            </w:r>
          </w:p>
        </w:tc>
      </w:tr>
      <w:tr w:rsidR="005F5B1C" w:rsidRPr="00763844" w14:paraId="55577245" w14:textId="77777777" w:rsidTr="754464B0">
        <w:trPr>
          <w:trHeight w:val="330"/>
        </w:trPr>
        <w:tc>
          <w:tcPr>
            <w:tcW w:w="2694" w:type="dxa"/>
            <w:hideMark/>
          </w:tcPr>
          <w:p w14:paraId="556D8A30" w14:textId="5EE7CDB5" w:rsidR="005F5B1C" w:rsidRPr="00763844" w:rsidRDefault="001C497E" w:rsidP="00763844">
            <w:pPr>
              <w:ind w:left="142"/>
              <w:rPr>
                <w:rFonts w:eastAsia="Times New Roman"/>
                <w:kern w:val="0"/>
                <w:sz w:val="18"/>
                <w:szCs w:val="18"/>
                <w:lang w:eastAsia="es-MX"/>
                <w14:ligatures w14:val="none"/>
              </w:rPr>
            </w:pPr>
            <w:r w:rsidRPr="00763844">
              <w:rPr>
                <w:rFonts w:eastAsia="Times New Roman"/>
                <w:sz w:val="18"/>
                <w:szCs w:val="18"/>
                <w:lang w:eastAsia="es-MX"/>
              </w:rPr>
              <w:t>s</w:t>
            </w:r>
            <w:r w:rsidR="005F5B1C" w:rsidRPr="00763844">
              <w:rPr>
                <w:rFonts w:eastAsia="Times New Roman"/>
                <w:sz w:val="18"/>
                <w:szCs w:val="18"/>
                <w:lang w:eastAsia="es-MX"/>
              </w:rPr>
              <w:t>train</w:t>
            </w:r>
          </w:p>
        </w:tc>
        <w:tc>
          <w:tcPr>
            <w:tcW w:w="6656" w:type="dxa"/>
            <w:hideMark/>
          </w:tcPr>
          <w:p w14:paraId="665B3D9C" w14:textId="67DA7CD0" w:rsidR="005F5B1C" w:rsidRPr="00763844" w:rsidRDefault="3A52A6B8">
            <w:pPr>
              <w:rPr>
                <w:rFonts w:eastAsia="Times New Roman"/>
                <w:kern w:val="0"/>
                <w:sz w:val="18"/>
                <w:szCs w:val="18"/>
                <w:lang w:eastAsia="es-MX"/>
                <w14:ligatures w14:val="none"/>
              </w:rPr>
            </w:pPr>
            <w:r w:rsidRPr="754464B0">
              <w:rPr>
                <w:rFonts w:eastAsia="Times New Roman"/>
                <w:sz w:val="18"/>
                <w:szCs w:val="18"/>
                <w:lang w:eastAsia="es-MX"/>
              </w:rPr>
              <w:t>Strain/breed of the animal</w:t>
            </w:r>
            <w:r w:rsidR="62CDBD6A" w:rsidRPr="754464B0">
              <w:rPr>
                <w:rFonts w:eastAsia="Times New Roman"/>
                <w:sz w:val="18"/>
                <w:szCs w:val="18"/>
                <w:lang w:eastAsia="es-MX"/>
              </w:rPr>
              <w:t xml:space="preserve"> model used in the study (e.g., Wistar, Balb-6)</w:t>
            </w:r>
          </w:p>
        </w:tc>
      </w:tr>
      <w:tr w:rsidR="00585141" w:rsidRPr="00763844" w14:paraId="2C2F9626" w14:textId="77777777" w:rsidTr="754464B0">
        <w:trPr>
          <w:trHeight w:val="330"/>
        </w:trPr>
        <w:tc>
          <w:tcPr>
            <w:tcW w:w="9350" w:type="dxa"/>
            <w:gridSpan w:val="2"/>
            <w:tcBorders>
              <w:bottom w:val="single" w:sz="4" w:space="0" w:color="auto"/>
            </w:tcBorders>
            <w:shd w:val="clear" w:color="auto" w:fill="BBC3EA"/>
          </w:tcPr>
          <w:p w14:paraId="326A1EE2" w14:textId="308F0E90" w:rsidR="00585141" w:rsidRPr="00763844" w:rsidRDefault="00585141" w:rsidP="00763844">
            <w:pPr>
              <w:spacing w:after="0" w:line="276" w:lineRule="auto"/>
              <w:ind w:left="142"/>
              <w:rPr>
                <w:rFonts w:eastAsia="Times New Roman"/>
                <w:i/>
                <w:iCs/>
                <w:sz w:val="18"/>
                <w:szCs w:val="18"/>
                <w:lang w:eastAsia="es-MX"/>
              </w:rPr>
            </w:pPr>
            <w:r w:rsidRPr="00763844">
              <w:rPr>
                <w:rFonts w:eastAsia="Times New Roman"/>
                <w:i/>
                <w:iCs/>
                <w:sz w:val="18"/>
                <w:szCs w:val="18"/>
                <w:lang w:eastAsia="es-MX"/>
              </w:rPr>
              <w:t>Dam</w:t>
            </w:r>
          </w:p>
        </w:tc>
      </w:tr>
      <w:tr w:rsidR="007D0C09" w:rsidRPr="00763844" w14:paraId="12168D91" w14:textId="77777777" w:rsidTr="754464B0">
        <w:trPr>
          <w:trHeight w:val="330"/>
        </w:trPr>
        <w:tc>
          <w:tcPr>
            <w:tcW w:w="2694" w:type="dxa"/>
            <w:tcBorders>
              <w:top w:val="single" w:sz="4" w:space="0" w:color="auto"/>
            </w:tcBorders>
          </w:tcPr>
          <w:p w14:paraId="18979EA1" w14:textId="44B00F6A" w:rsidR="007D0C09" w:rsidRPr="00763844" w:rsidRDefault="00B8014C" w:rsidP="00763844">
            <w:pPr>
              <w:ind w:left="142"/>
              <w:rPr>
                <w:rFonts w:eastAsia="Times New Roman"/>
                <w:sz w:val="18"/>
                <w:szCs w:val="18"/>
                <w:lang w:eastAsia="es-MX"/>
              </w:rPr>
            </w:pPr>
            <w:r w:rsidRPr="00763844">
              <w:rPr>
                <w:rFonts w:eastAsia="Times New Roman"/>
                <w:sz w:val="18"/>
                <w:szCs w:val="18"/>
                <w:lang w:eastAsia="es-MX"/>
              </w:rPr>
              <w:t>dam_age</w:t>
            </w:r>
          </w:p>
        </w:tc>
        <w:tc>
          <w:tcPr>
            <w:tcW w:w="6656" w:type="dxa"/>
            <w:tcBorders>
              <w:top w:val="single" w:sz="4" w:space="0" w:color="auto"/>
            </w:tcBorders>
          </w:tcPr>
          <w:p w14:paraId="0BAD4AAD" w14:textId="235F369C" w:rsidR="007D0C09" w:rsidRPr="00763844" w:rsidRDefault="4549BCF7">
            <w:pPr>
              <w:rPr>
                <w:rFonts w:eastAsia="Times New Roman"/>
                <w:sz w:val="18"/>
                <w:szCs w:val="18"/>
                <w:lang w:eastAsia="es-MX"/>
              </w:rPr>
            </w:pPr>
            <w:r w:rsidRPr="754464B0">
              <w:rPr>
                <w:rFonts w:eastAsia="Times New Roman"/>
                <w:sz w:val="18"/>
                <w:szCs w:val="18"/>
                <w:lang w:eastAsia="es-MX"/>
              </w:rPr>
              <w:t>The dam’s age at the start of the gestation, measured in weeks. Only numbers, if they provide a range of numbers, write the mid-point (e.g., 4-6 weeks = 5 weeks</w:t>
            </w:r>
            <w:r w:rsidR="565B03B7" w:rsidRPr="754464B0">
              <w:rPr>
                <w:rFonts w:eastAsia="Times New Roman"/>
                <w:sz w:val="18"/>
                <w:szCs w:val="18"/>
                <w:lang w:eastAsia="es-MX"/>
              </w:rPr>
              <w:t>).</w:t>
            </w:r>
          </w:p>
        </w:tc>
      </w:tr>
      <w:tr w:rsidR="00FD7BC2" w:rsidRPr="00763844" w14:paraId="13066E5D" w14:textId="77777777" w:rsidTr="754464B0">
        <w:trPr>
          <w:trHeight w:val="330"/>
        </w:trPr>
        <w:tc>
          <w:tcPr>
            <w:tcW w:w="2694" w:type="dxa"/>
          </w:tcPr>
          <w:p w14:paraId="3FA62D16" w14:textId="01035AAB" w:rsidR="00FD7BC2" w:rsidRPr="00763844" w:rsidRDefault="00B32D5D" w:rsidP="00763844">
            <w:pPr>
              <w:ind w:left="142"/>
              <w:rPr>
                <w:rFonts w:eastAsia="Times New Roman"/>
                <w:sz w:val="18"/>
                <w:szCs w:val="18"/>
                <w:lang w:eastAsia="es-MX"/>
              </w:rPr>
            </w:pPr>
            <w:r w:rsidRPr="00763844">
              <w:rPr>
                <w:rFonts w:eastAsia="Times New Roman"/>
                <w:sz w:val="18"/>
                <w:szCs w:val="18"/>
                <w:lang w:eastAsia="es-MX"/>
              </w:rPr>
              <w:t>dam_age_notes</w:t>
            </w:r>
          </w:p>
        </w:tc>
        <w:tc>
          <w:tcPr>
            <w:tcW w:w="6656" w:type="dxa"/>
          </w:tcPr>
          <w:p w14:paraId="651C8AD1" w14:textId="1A574D66" w:rsidR="00FD7BC2" w:rsidRPr="00763844" w:rsidRDefault="0155E8A4">
            <w:pPr>
              <w:rPr>
                <w:rFonts w:eastAsia="Times New Roman"/>
                <w:sz w:val="18"/>
                <w:szCs w:val="18"/>
                <w:lang w:eastAsia="es-MX"/>
              </w:rPr>
            </w:pPr>
            <w:r w:rsidRPr="754464B0">
              <w:rPr>
                <w:rFonts w:eastAsia="Times New Roman"/>
                <w:sz w:val="18"/>
                <w:szCs w:val="18"/>
                <w:lang w:eastAsia="es-MX"/>
              </w:rPr>
              <w:t>Any observations related to the dam’s age</w:t>
            </w:r>
            <w:r w:rsidR="42890F4E" w:rsidRPr="754464B0">
              <w:rPr>
                <w:rFonts w:eastAsia="Times New Roman"/>
                <w:sz w:val="18"/>
                <w:szCs w:val="18"/>
                <w:lang w:eastAsia="es-MX"/>
              </w:rPr>
              <w:t>, (e.g. mid-point recorded from the range 4-6 weeks).</w:t>
            </w:r>
          </w:p>
        </w:tc>
      </w:tr>
      <w:tr w:rsidR="00455503" w:rsidRPr="00763844" w14:paraId="0D6ED8A0" w14:textId="77777777" w:rsidTr="754464B0">
        <w:trPr>
          <w:trHeight w:val="330"/>
        </w:trPr>
        <w:tc>
          <w:tcPr>
            <w:tcW w:w="2694" w:type="dxa"/>
          </w:tcPr>
          <w:p w14:paraId="577C2E01" w14:textId="17C2DCD9" w:rsidR="00455503" w:rsidRPr="00763844" w:rsidRDefault="00E87F5E" w:rsidP="00763844">
            <w:pPr>
              <w:ind w:left="142"/>
              <w:rPr>
                <w:rFonts w:eastAsia="Times New Roman"/>
                <w:sz w:val="18"/>
                <w:szCs w:val="18"/>
                <w:lang w:eastAsia="es-MX"/>
              </w:rPr>
            </w:pPr>
            <w:r w:rsidRPr="00763844">
              <w:rPr>
                <w:rFonts w:eastAsia="Times New Roman"/>
                <w:sz w:val="18"/>
                <w:szCs w:val="18"/>
                <w:lang w:eastAsia="es-MX"/>
              </w:rPr>
              <w:t>g</w:t>
            </w:r>
            <w:r w:rsidR="00455503" w:rsidRPr="00763844">
              <w:rPr>
                <w:rFonts w:eastAsia="Times New Roman"/>
                <w:sz w:val="18"/>
                <w:szCs w:val="18"/>
                <w:lang w:eastAsia="es-MX"/>
              </w:rPr>
              <w:t>es</w:t>
            </w:r>
            <w:r w:rsidRPr="00763844">
              <w:rPr>
                <w:rFonts w:eastAsia="Times New Roman"/>
                <w:sz w:val="18"/>
                <w:szCs w:val="18"/>
                <w:lang w:eastAsia="es-MX"/>
              </w:rPr>
              <w:t>t_</w:t>
            </w:r>
            <w:r w:rsidR="006302B7" w:rsidRPr="00763844">
              <w:rPr>
                <w:rFonts w:eastAsia="Times New Roman"/>
                <w:sz w:val="18"/>
                <w:szCs w:val="18"/>
                <w:lang w:eastAsia="es-MX"/>
              </w:rPr>
              <w:t>stage</w:t>
            </w:r>
            <w:r w:rsidR="003900B2" w:rsidRPr="00763844">
              <w:rPr>
                <w:rFonts w:eastAsia="Times New Roman"/>
                <w:sz w:val="18"/>
                <w:szCs w:val="18"/>
                <w:lang w:eastAsia="es-MX"/>
              </w:rPr>
              <w:t>_ex</w:t>
            </w:r>
          </w:p>
        </w:tc>
        <w:tc>
          <w:tcPr>
            <w:tcW w:w="6656" w:type="dxa"/>
          </w:tcPr>
          <w:p w14:paraId="51FDB753" w14:textId="5B1E456C" w:rsidR="00455503" w:rsidRPr="00763844" w:rsidRDefault="1EE4DE9D">
            <w:pPr>
              <w:rPr>
                <w:rFonts w:eastAsia="Times New Roman"/>
                <w:sz w:val="18"/>
                <w:szCs w:val="18"/>
                <w:lang w:eastAsia="es-MX"/>
              </w:rPr>
            </w:pPr>
            <w:r w:rsidRPr="754464B0">
              <w:rPr>
                <w:rFonts w:eastAsia="Times New Roman"/>
                <w:sz w:val="18"/>
                <w:szCs w:val="18"/>
                <w:lang w:eastAsia="es-MX"/>
              </w:rPr>
              <w:t>Gestation stage</w:t>
            </w:r>
            <w:r w:rsidR="71A16428" w:rsidRPr="754464B0">
              <w:rPr>
                <w:rFonts w:eastAsia="Times New Roman"/>
                <w:sz w:val="18"/>
                <w:szCs w:val="18"/>
                <w:lang w:eastAsia="es-MX"/>
              </w:rPr>
              <w:t xml:space="preserve"> when </w:t>
            </w:r>
            <w:r w:rsidR="50D0DDE3" w:rsidRPr="754464B0">
              <w:rPr>
                <w:rFonts w:eastAsia="Times New Roman"/>
                <w:sz w:val="18"/>
                <w:szCs w:val="18"/>
                <w:lang w:eastAsia="es-MX"/>
              </w:rPr>
              <w:t xml:space="preserve">the </w:t>
            </w:r>
            <w:r w:rsidR="3EA25DA3" w:rsidRPr="754464B0">
              <w:rPr>
                <w:rFonts w:eastAsia="Times New Roman"/>
                <w:sz w:val="18"/>
                <w:szCs w:val="18"/>
                <w:lang w:eastAsia="es-MX"/>
              </w:rPr>
              <w:t xml:space="preserve">dams were </w:t>
            </w:r>
            <w:r w:rsidR="7C9D9A50" w:rsidRPr="754464B0">
              <w:rPr>
                <w:rFonts w:eastAsia="Times New Roman"/>
                <w:sz w:val="18"/>
                <w:szCs w:val="18"/>
                <w:lang w:eastAsia="es-MX"/>
              </w:rPr>
              <w:t>exposed t</w:t>
            </w:r>
            <w:r w:rsidR="3EA25DA3" w:rsidRPr="754464B0">
              <w:rPr>
                <w:rFonts w:eastAsia="Times New Roman"/>
                <w:sz w:val="18"/>
                <w:szCs w:val="18"/>
                <w:lang w:eastAsia="es-MX"/>
              </w:rPr>
              <w:t xml:space="preserve">o </w:t>
            </w:r>
            <w:r w:rsidR="50D0DDE3" w:rsidRPr="754464B0">
              <w:rPr>
                <w:rFonts w:eastAsia="Times New Roman"/>
                <w:sz w:val="18"/>
                <w:szCs w:val="18"/>
                <w:lang w:eastAsia="es-MX"/>
              </w:rPr>
              <w:t>chronic noise</w:t>
            </w:r>
            <w:r w:rsidR="7C9D9A50" w:rsidRPr="754464B0">
              <w:rPr>
                <w:rFonts w:eastAsia="Times New Roman"/>
                <w:sz w:val="18"/>
                <w:szCs w:val="18"/>
                <w:lang w:eastAsia="es-MX"/>
              </w:rPr>
              <w:t xml:space="preserve">. </w:t>
            </w:r>
            <w:r w:rsidR="12CC9443" w:rsidRPr="754464B0">
              <w:rPr>
                <w:rFonts w:eastAsia="Times New Roman"/>
                <w:sz w:val="18"/>
                <w:szCs w:val="18"/>
                <w:lang w:eastAsia="es-MX"/>
              </w:rPr>
              <w:t xml:space="preserve">For rats and mice, we will </w:t>
            </w:r>
            <w:r w:rsidR="7F96244C" w:rsidRPr="754464B0">
              <w:rPr>
                <w:rFonts w:eastAsia="Times New Roman"/>
                <w:sz w:val="18"/>
                <w:szCs w:val="18"/>
                <w:lang w:eastAsia="es-MX"/>
              </w:rPr>
              <w:t xml:space="preserve">use </w:t>
            </w:r>
            <w:r w:rsidR="12CC9443" w:rsidRPr="754464B0">
              <w:rPr>
                <w:rFonts w:eastAsia="Times New Roman"/>
                <w:sz w:val="18"/>
                <w:szCs w:val="18"/>
                <w:lang w:eastAsia="es-MX"/>
              </w:rPr>
              <w:t>the following categories:</w:t>
            </w:r>
            <w:r w:rsidR="3780C0C2" w:rsidRPr="754464B0">
              <w:rPr>
                <w:rFonts w:eastAsia="Times New Roman"/>
                <w:sz w:val="18"/>
                <w:szCs w:val="18"/>
                <w:lang w:eastAsia="es-MX"/>
              </w:rPr>
              <w:t xml:space="preserve"> </w:t>
            </w:r>
            <w:r w:rsidR="5C801364" w:rsidRPr="754464B0">
              <w:rPr>
                <w:rFonts w:eastAsia="Times New Roman"/>
                <w:sz w:val="18"/>
                <w:szCs w:val="18"/>
                <w:lang w:eastAsia="es-MX"/>
              </w:rPr>
              <w:t>“</w:t>
            </w:r>
            <w:r w:rsidR="3780C0C2" w:rsidRPr="754464B0">
              <w:rPr>
                <w:rFonts w:eastAsia="Times New Roman"/>
                <w:sz w:val="18"/>
                <w:szCs w:val="18"/>
                <w:lang w:eastAsia="es-MX"/>
              </w:rPr>
              <w:t>early</w:t>
            </w:r>
            <w:r w:rsidR="703162FA" w:rsidRPr="754464B0">
              <w:rPr>
                <w:rFonts w:eastAsia="Times New Roman"/>
                <w:sz w:val="18"/>
                <w:szCs w:val="18"/>
                <w:lang w:eastAsia="es-MX"/>
              </w:rPr>
              <w:t>”</w:t>
            </w:r>
            <w:r w:rsidR="3780C0C2" w:rsidRPr="754464B0">
              <w:rPr>
                <w:rFonts w:eastAsia="Times New Roman"/>
                <w:sz w:val="18"/>
                <w:szCs w:val="18"/>
                <w:lang w:eastAsia="es-MX"/>
              </w:rPr>
              <w:t xml:space="preserve"> stage (Day 0-7)</w:t>
            </w:r>
            <w:r w:rsidR="788C8735" w:rsidRPr="754464B0">
              <w:rPr>
                <w:rFonts w:eastAsia="Times New Roman"/>
                <w:sz w:val="18"/>
                <w:szCs w:val="18"/>
                <w:lang w:eastAsia="es-MX"/>
              </w:rPr>
              <w:t xml:space="preserve">, </w:t>
            </w:r>
            <w:r w:rsidR="573D49D3" w:rsidRPr="754464B0">
              <w:rPr>
                <w:rFonts w:eastAsia="Times New Roman"/>
                <w:sz w:val="18"/>
                <w:szCs w:val="18"/>
                <w:lang w:eastAsia="es-MX"/>
              </w:rPr>
              <w:t>“</w:t>
            </w:r>
            <w:r w:rsidR="788C8735" w:rsidRPr="754464B0">
              <w:rPr>
                <w:rFonts w:eastAsia="Times New Roman"/>
                <w:sz w:val="18"/>
                <w:szCs w:val="18"/>
                <w:lang w:eastAsia="es-MX"/>
              </w:rPr>
              <w:t>mid</w:t>
            </w:r>
            <w:r w:rsidR="741A5C37" w:rsidRPr="754464B0">
              <w:rPr>
                <w:rFonts w:eastAsia="Times New Roman"/>
                <w:sz w:val="18"/>
                <w:szCs w:val="18"/>
                <w:lang w:eastAsia="es-MX"/>
              </w:rPr>
              <w:t>”</w:t>
            </w:r>
            <w:r w:rsidR="788C8735" w:rsidRPr="754464B0">
              <w:rPr>
                <w:rFonts w:eastAsia="Times New Roman"/>
                <w:sz w:val="18"/>
                <w:szCs w:val="18"/>
                <w:lang w:eastAsia="es-MX"/>
              </w:rPr>
              <w:t xml:space="preserve"> gestation (Day 8-14), </w:t>
            </w:r>
            <w:r w:rsidR="4F65353A" w:rsidRPr="754464B0">
              <w:rPr>
                <w:rFonts w:eastAsia="Times New Roman"/>
                <w:sz w:val="18"/>
                <w:szCs w:val="18"/>
                <w:lang w:eastAsia="es-MX"/>
              </w:rPr>
              <w:t>“</w:t>
            </w:r>
            <w:r w:rsidR="788C8735" w:rsidRPr="754464B0">
              <w:rPr>
                <w:rFonts w:eastAsia="Times New Roman"/>
                <w:sz w:val="18"/>
                <w:szCs w:val="18"/>
                <w:lang w:eastAsia="es-MX"/>
              </w:rPr>
              <w:t>late</w:t>
            </w:r>
            <w:r w:rsidR="68B3603D" w:rsidRPr="754464B0">
              <w:rPr>
                <w:rFonts w:eastAsia="Times New Roman"/>
                <w:sz w:val="18"/>
                <w:szCs w:val="18"/>
                <w:lang w:eastAsia="es-MX"/>
              </w:rPr>
              <w:t>”</w:t>
            </w:r>
            <w:r w:rsidR="788C8735" w:rsidRPr="754464B0">
              <w:rPr>
                <w:rFonts w:eastAsia="Times New Roman"/>
                <w:sz w:val="18"/>
                <w:szCs w:val="18"/>
                <w:lang w:eastAsia="es-MX"/>
              </w:rPr>
              <w:t xml:space="preserve"> gestation (Day 15</w:t>
            </w:r>
            <w:r w:rsidR="10C63ABD" w:rsidRPr="754464B0">
              <w:rPr>
                <w:rFonts w:eastAsia="Times New Roman"/>
                <w:sz w:val="18"/>
                <w:szCs w:val="18"/>
                <w:lang w:eastAsia="es-MX"/>
              </w:rPr>
              <w:t xml:space="preserve"> to term)</w:t>
            </w:r>
            <w:r w:rsidR="067379D5" w:rsidRPr="754464B0">
              <w:rPr>
                <w:rFonts w:eastAsia="Times New Roman"/>
                <w:sz w:val="18"/>
                <w:szCs w:val="18"/>
                <w:lang w:eastAsia="es-MX"/>
              </w:rPr>
              <w:t>, or combination of these values</w:t>
            </w:r>
            <w:r w:rsidR="10C63ABD" w:rsidRPr="754464B0">
              <w:rPr>
                <w:rFonts w:eastAsia="Times New Roman"/>
                <w:sz w:val="18"/>
                <w:szCs w:val="18"/>
                <w:lang w:eastAsia="es-MX"/>
              </w:rPr>
              <w:t xml:space="preserve">. If not reported </w:t>
            </w:r>
            <w:r w:rsidR="3EA86C0A" w:rsidRPr="754464B0">
              <w:rPr>
                <w:rFonts w:eastAsia="Times New Roman"/>
                <w:sz w:val="18"/>
                <w:szCs w:val="18"/>
                <w:lang w:eastAsia="es-MX"/>
              </w:rPr>
              <w:t xml:space="preserve">or </w:t>
            </w:r>
            <w:r w:rsidR="10C63ABD" w:rsidRPr="754464B0">
              <w:rPr>
                <w:rFonts w:eastAsia="Times New Roman"/>
                <w:sz w:val="18"/>
                <w:szCs w:val="18"/>
                <w:lang w:eastAsia="es-MX"/>
              </w:rPr>
              <w:t>unclear, code as “</w:t>
            </w:r>
            <w:r w:rsidR="15DF9B35" w:rsidRPr="754464B0">
              <w:rPr>
                <w:rFonts w:eastAsia="Times New Roman"/>
                <w:sz w:val="18"/>
                <w:szCs w:val="18"/>
                <w:lang w:eastAsia="es-MX"/>
              </w:rPr>
              <w:t>N</w:t>
            </w:r>
            <w:r w:rsidR="10C63ABD" w:rsidRPr="754464B0">
              <w:rPr>
                <w:rFonts w:eastAsia="Times New Roman"/>
                <w:sz w:val="18"/>
                <w:szCs w:val="18"/>
                <w:lang w:eastAsia="es-MX"/>
              </w:rPr>
              <w:t>ot reported” or “</w:t>
            </w:r>
            <w:r w:rsidR="15DF9B35" w:rsidRPr="754464B0">
              <w:rPr>
                <w:rFonts w:eastAsia="Times New Roman"/>
                <w:sz w:val="18"/>
                <w:szCs w:val="18"/>
                <w:lang w:eastAsia="es-MX"/>
              </w:rPr>
              <w:t>U</w:t>
            </w:r>
            <w:r w:rsidR="10C63ABD" w:rsidRPr="754464B0">
              <w:rPr>
                <w:rFonts w:eastAsia="Times New Roman"/>
                <w:sz w:val="18"/>
                <w:szCs w:val="18"/>
                <w:lang w:eastAsia="es-MX"/>
              </w:rPr>
              <w:t>nclear”, respectively</w:t>
            </w:r>
            <w:r w:rsidR="62B25AA7" w:rsidRPr="754464B0">
              <w:rPr>
                <w:rFonts w:eastAsia="Times New Roman"/>
                <w:sz w:val="18"/>
                <w:szCs w:val="18"/>
                <w:lang w:eastAsia="es-MX"/>
              </w:rPr>
              <w:t xml:space="preserve">. </w:t>
            </w:r>
            <w:r w:rsidR="1D0A2A6C" w:rsidRPr="754464B0">
              <w:rPr>
                <w:rFonts w:eastAsia="Times New Roman"/>
                <w:sz w:val="18"/>
                <w:szCs w:val="18"/>
                <w:lang w:eastAsia="es-MX"/>
              </w:rPr>
              <w:t>For other rodent species</w:t>
            </w:r>
            <w:r w:rsidR="12CC9443" w:rsidRPr="754464B0">
              <w:rPr>
                <w:rFonts w:eastAsia="Times New Roman"/>
                <w:sz w:val="18"/>
                <w:szCs w:val="18"/>
                <w:lang w:eastAsia="es-MX"/>
              </w:rPr>
              <w:t xml:space="preserve">, we </w:t>
            </w:r>
            <w:r w:rsidR="1D0A2A6C" w:rsidRPr="754464B0">
              <w:rPr>
                <w:rFonts w:eastAsia="Times New Roman"/>
                <w:sz w:val="18"/>
                <w:szCs w:val="18"/>
                <w:lang w:eastAsia="es-MX"/>
              </w:rPr>
              <w:t>will categorize</w:t>
            </w:r>
            <w:r w:rsidR="12CC9443" w:rsidRPr="754464B0">
              <w:rPr>
                <w:rFonts w:eastAsia="Times New Roman"/>
                <w:sz w:val="18"/>
                <w:szCs w:val="18"/>
                <w:lang w:eastAsia="es-MX"/>
              </w:rPr>
              <w:t xml:space="preserve"> post-extraction according to their appropriate developmental stages.</w:t>
            </w:r>
          </w:p>
        </w:tc>
      </w:tr>
      <w:tr w:rsidR="00BF2DFD" w:rsidRPr="00763844" w14:paraId="749AB653" w14:textId="77777777" w:rsidTr="754464B0">
        <w:trPr>
          <w:trHeight w:val="330"/>
        </w:trPr>
        <w:tc>
          <w:tcPr>
            <w:tcW w:w="2694" w:type="dxa"/>
          </w:tcPr>
          <w:p w14:paraId="348BE563" w14:textId="7B443959" w:rsidR="00BF2DFD" w:rsidRPr="00763844" w:rsidRDefault="006302B7" w:rsidP="00763844">
            <w:pPr>
              <w:ind w:left="142"/>
              <w:rPr>
                <w:rFonts w:eastAsia="Times New Roman"/>
                <w:sz w:val="18"/>
                <w:szCs w:val="18"/>
                <w:lang w:eastAsia="es-MX"/>
              </w:rPr>
            </w:pPr>
            <w:r w:rsidRPr="00763844">
              <w:rPr>
                <w:rFonts w:eastAsia="Times New Roman"/>
                <w:sz w:val="18"/>
                <w:szCs w:val="18"/>
                <w:lang w:eastAsia="es-MX"/>
              </w:rPr>
              <w:t>gest_stage</w:t>
            </w:r>
            <w:r w:rsidR="00BF2DFD" w:rsidRPr="00763844">
              <w:rPr>
                <w:rFonts w:eastAsia="Times New Roman"/>
                <w:sz w:val="18"/>
                <w:szCs w:val="18"/>
                <w:lang w:eastAsia="es-MX"/>
              </w:rPr>
              <w:t>_ex _notes</w:t>
            </w:r>
          </w:p>
        </w:tc>
        <w:tc>
          <w:tcPr>
            <w:tcW w:w="6656" w:type="dxa"/>
          </w:tcPr>
          <w:p w14:paraId="75EBDD6E" w14:textId="32B431D6" w:rsidR="00BF2DFD" w:rsidRPr="00763844" w:rsidRDefault="41291B6B" w:rsidP="00BF2DFD">
            <w:pPr>
              <w:rPr>
                <w:rFonts w:eastAsia="Times New Roman"/>
                <w:sz w:val="18"/>
                <w:szCs w:val="18"/>
                <w:lang w:eastAsia="es-MX"/>
              </w:rPr>
            </w:pPr>
            <w:r w:rsidRPr="754464B0">
              <w:rPr>
                <w:rFonts w:eastAsia="Times New Roman"/>
                <w:sz w:val="18"/>
                <w:szCs w:val="18"/>
                <w:lang w:eastAsia="es-MX"/>
              </w:rPr>
              <w:t xml:space="preserve">Notes concerning the </w:t>
            </w:r>
            <w:r w:rsidR="4B698264" w:rsidRPr="754464B0">
              <w:rPr>
                <w:rFonts w:eastAsia="Times New Roman"/>
                <w:sz w:val="18"/>
                <w:szCs w:val="18"/>
                <w:lang w:eastAsia="es-MX"/>
              </w:rPr>
              <w:t>gestation stages</w:t>
            </w:r>
            <w:r w:rsidRPr="754464B0">
              <w:rPr>
                <w:rFonts w:eastAsia="Times New Roman"/>
                <w:sz w:val="18"/>
                <w:szCs w:val="18"/>
                <w:lang w:eastAsia="es-MX"/>
              </w:rPr>
              <w:t xml:space="preserve"> at which </w:t>
            </w:r>
            <w:r w:rsidR="4B698264" w:rsidRPr="754464B0">
              <w:rPr>
                <w:rFonts w:eastAsia="Times New Roman"/>
                <w:sz w:val="18"/>
                <w:szCs w:val="18"/>
                <w:lang w:eastAsia="es-MX"/>
              </w:rPr>
              <w:t>the dams were exposed to chronic noise</w:t>
            </w:r>
            <w:r w:rsidR="005188BF" w:rsidRPr="754464B0">
              <w:rPr>
                <w:rFonts w:eastAsia="Times New Roman"/>
                <w:sz w:val="18"/>
                <w:szCs w:val="18"/>
                <w:lang w:eastAsia="es-MX"/>
              </w:rPr>
              <w:t>.</w:t>
            </w:r>
          </w:p>
        </w:tc>
      </w:tr>
      <w:tr w:rsidR="00FC4828" w:rsidRPr="00763844" w14:paraId="08A71BB5" w14:textId="77777777" w:rsidTr="754464B0">
        <w:trPr>
          <w:trHeight w:val="330"/>
        </w:trPr>
        <w:tc>
          <w:tcPr>
            <w:tcW w:w="2694" w:type="dxa"/>
          </w:tcPr>
          <w:p w14:paraId="58D4753A" w14:textId="727815B8"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exposure_span</w:t>
            </w:r>
          </w:p>
        </w:tc>
        <w:tc>
          <w:tcPr>
            <w:tcW w:w="6656" w:type="dxa"/>
          </w:tcPr>
          <w:p w14:paraId="69A20BAF" w14:textId="6A875C49" w:rsidR="00FC4828" w:rsidRPr="00763844" w:rsidRDefault="691A787F" w:rsidP="00FC4828">
            <w:pPr>
              <w:rPr>
                <w:rFonts w:eastAsia="Times New Roman"/>
                <w:sz w:val="18"/>
                <w:szCs w:val="18"/>
                <w:lang w:eastAsia="es-MX"/>
              </w:rPr>
            </w:pPr>
            <w:r w:rsidRPr="754464B0">
              <w:rPr>
                <w:rFonts w:eastAsia="Times New Roman"/>
                <w:sz w:val="18"/>
                <w:szCs w:val="18"/>
                <w:lang w:eastAsia="es-MX"/>
              </w:rPr>
              <w:t>Total number of days the dam was exposed to the chronic noise. If it is not specified, code as “Not Specified”</w:t>
            </w:r>
            <w:r w:rsidR="2F27524B" w:rsidRPr="754464B0">
              <w:rPr>
                <w:rFonts w:eastAsia="Times New Roman"/>
                <w:sz w:val="18"/>
                <w:szCs w:val="18"/>
                <w:lang w:eastAsia="es-MX"/>
              </w:rPr>
              <w:t>.</w:t>
            </w:r>
          </w:p>
        </w:tc>
      </w:tr>
      <w:tr w:rsidR="00FC4828" w:rsidRPr="00763844" w14:paraId="1122418A" w14:textId="77777777" w:rsidTr="754464B0">
        <w:trPr>
          <w:trHeight w:val="330"/>
        </w:trPr>
        <w:tc>
          <w:tcPr>
            <w:tcW w:w="2694" w:type="dxa"/>
          </w:tcPr>
          <w:p w14:paraId="462840D0" w14:textId="3008D1E3"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exposure_type</w:t>
            </w:r>
          </w:p>
        </w:tc>
        <w:tc>
          <w:tcPr>
            <w:tcW w:w="6656" w:type="dxa"/>
          </w:tcPr>
          <w:p w14:paraId="114B4EFF" w14:textId="4BFD1E50" w:rsidR="00FC4828" w:rsidRPr="00763844" w:rsidRDefault="691A787F" w:rsidP="00FC4828">
            <w:pPr>
              <w:rPr>
                <w:rFonts w:eastAsia="Times New Roman"/>
                <w:sz w:val="18"/>
                <w:szCs w:val="18"/>
                <w:lang w:eastAsia="es-MX"/>
              </w:rPr>
            </w:pPr>
            <w:r w:rsidRPr="754464B0">
              <w:rPr>
                <w:rFonts w:eastAsia="Times New Roman"/>
                <w:sz w:val="18"/>
                <w:szCs w:val="18"/>
                <w:lang w:eastAsia="es-MX"/>
              </w:rPr>
              <w:t>Code the noise exposure as “Intermittent” if they played noise for some hours per days, or “Continuous” if they never turn the noise off during the total exposure duration</w:t>
            </w:r>
            <w:r w:rsidR="217BA6B0" w:rsidRPr="754464B0">
              <w:rPr>
                <w:rFonts w:eastAsia="Times New Roman"/>
                <w:sz w:val="18"/>
                <w:szCs w:val="18"/>
                <w:lang w:eastAsia="es-MX"/>
              </w:rPr>
              <w:t>.</w:t>
            </w:r>
          </w:p>
        </w:tc>
      </w:tr>
      <w:tr w:rsidR="00FC4828" w:rsidRPr="00763844" w14:paraId="31739313" w14:textId="77777777" w:rsidTr="754464B0">
        <w:trPr>
          <w:trHeight w:val="330"/>
        </w:trPr>
        <w:tc>
          <w:tcPr>
            <w:tcW w:w="2694" w:type="dxa"/>
          </w:tcPr>
          <w:p w14:paraId="60801804" w14:textId="1421D0FE"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lastRenderedPageBreak/>
              <w:t>exposure_session_duration</w:t>
            </w:r>
          </w:p>
        </w:tc>
        <w:tc>
          <w:tcPr>
            <w:tcW w:w="6656" w:type="dxa"/>
          </w:tcPr>
          <w:p w14:paraId="2D264D63" w14:textId="0EC4911E" w:rsidR="00FC4828" w:rsidRPr="00763844" w:rsidRDefault="691A787F" w:rsidP="754464B0">
            <w:pPr>
              <w:rPr>
                <w:rFonts w:eastAsia="Times New Roman"/>
                <w:sz w:val="18"/>
                <w:szCs w:val="18"/>
                <w:lang w:eastAsia="es-MX"/>
              </w:rPr>
            </w:pPr>
            <w:r w:rsidRPr="754464B0">
              <w:rPr>
                <w:rFonts w:eastAsia="Times New Roman"/>
                <w:sz w:val="18"/>
                <w:szCs w:val="18"/>
                <w:lang w:eastAsia="es-MX"/>
              </w:rPr>
              <w:t>Only if the exposure was intermittent, is the number of daily hours of exposure</w:t>
            </w:r>
            <w:r w:rsidR="77198DC8" w:rsidRPr="754464B0">
              <w:rPr>
                <w:rFonts w:eastAsia="Times New Roman"/>
                <w:sz w:val="18"/>
                <w:szCs w:val="18"/>
                <w:lang w:eastAsia="es-MX"/>
              </w:rPr>
              <w:t xml:space="preserve"> (convert minutes to hour fraction</w:t>
            </w:r>
            <w:r w:rsidR="78CDF74F" w:rsidRPr="754464B0">
              <w:rPr>
                <w:rFonts w:eastAsia="Times New Roman"/>
                <w:sz w:val="18"/>
                <w:szCs w:val="18"/>
                <w:lang w:eastAsia="es-MX"/>
              </w:rPr>
              <w:t>, e.g., 30 min is 0.5 h</w:t>
            </w:r>
            <w:r w:rsidR="77198DC8" w:rsidRPr="754464B0">
              <w:rPr>
                <w:rFonts w:eastAsia="Times New Roman"/>
                <w:sz w:val="18"/>
                <w:szCs w:val="18"/>
                <w:lang w:eastAsia="es-MX"/>
              </w:rPr>
              <w:t>)</w:t>
            </w:r>
            <w:r w:rsidR="661BEFF7" w:rsidRPr="754464B0">
              <w:rPr>
                <w:rFonts w:eastAsia="Times New Roman"/>
                <w:sz w:val="18"/>
                <w:szCs w:val="18"/>
                <w:lang w:eastAsia="es-MX"/>
              </w:rPr>
              <w:t>.</w:t>
            </w:r>
          </w:p>
        </w:tc>
      </w:tr>
      <w:tr w:rsidR="00FC4828" w:rsidRPr="00763844" w14:paraId="1B92B8DA" w14:textId="77777777" w:rsidTr="754464B0">
        <w:trPr>
          <w:trHeight w:val="330"/>
        </w:trPr>
        <w:tc>
          <w:tcPr>
            <w:tcW w:w="2694" w:type="dxa"/>
          </w:tcPr>
          <w:p w14:paraId="36A79CD2" w14:textId="1098BD75"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ex_</w:t>
            </w:r>
            <w:r w:rsidR="00060309">
              <w:rPr>
                <w:rFonts w:eastAsia="Times New Roman"/>
                <w:sz w:val="18"/>
                <w:szCs w:val="18"/>
                <w:lang w:eastAsia="es-MX"/>
              </w:rPr>
              <w:t>session_duration</w:t>
            </w:r>
            <w:r w:rsidR="00060309" w:rsidRPr="00763844">
              <w:rPr>
                <w:rFonts w:eastAsia="Times New Roman"/>
                <w:sz w:val="18"/>
                <w:szCs w:val="18"/>
                <w:lang w:eastAsia="es-MX"/>
              </w:rPr>
              <w:t xml:space="preserve"> </w:t>
            </w:r>
            <w:r w:rsidRPr="00763844">
              <w:rPr>
                <w:rFonts w:eastAsia="Times New Roman"/>
                <w:sz w:val="18"/>
                <w:szCs w:val="18"/>
                <w:lang w:eastAsia="es-MX"/>
              </w:rPr>
              <w:t>_notes</w:t>
            </w:r>
          </w:p>
        </w:tc>
        <w:tc>
          <w:tcPr>
            <w:tcW w:w="6656" w:type="dxa"/>
          </w:tcPr>
          <w:p w14:paraId="573807DE" w14:textId="25FFEA64" w:rsidR="00301C6E" w:rsidRPr="00763844" w:rsidRDefault="691A787F" w:rsidP="00FC4828">
            <w:pPr>
              <w:rPr>
                <w:rFonts w:eastAsia="Times New Roman"/>
                <w:sz w:val="18"/>
                <w:szCs w:val="18"/>
                <w:lang w:eastAsia="es-MX"/>
              </w:rPr>
            </w:pPr>
            <w:r w:rsidRPr="754464B0">
              <w:rPr>
                <w:rFonts w:eastAsia="Times New Roman"/>
                <w:sz w:val="18"/>
                <w:szCs w:val="18"/>
                <w:lang w:eastAsia="es-MX"/>
              </w:rPr>
              <w:t>Notes related to the exposure timing</w:t>
            </w:r>
            <w:r w:rsidR="77198DC8" w:rsidRPr="754464B0">
              <w:rPr>
                <w:rFonts w:eastAsia="Times New Roman"/>
                <w:sz w:val="18"/>
                <w:szCs w:val="18"/>
                <w:lang w:eastAsia="es-MX"/>
              </w:rPr>
              <w:t xml:space="preserve"> (e.g., if th</w:t>
            </w:r>
            <w:r w:rsidR="1DE3203B" w:rsidRPr="754464B0">
              <w:rPr>
                <w:rFonts w:eastAsia="Times New Roman"/>
                <w:sz w:val="18"/>
                <w:szCs w:val="18"/>
                <w:lang w:eastAsia="es-MX"/>
              </w:rPr>
              <w:t>e authors provided duration in minutes, write it here)</w:t>
            </w:r>
            <w:r w:rsidR="732074F5" w:rsidRPr="754464B0">
              <w:rPr>
                <w:rFonts w:eastAsia="Times New Roman"/>
                <w:sz w:val="18"/>
                <w:szCs w:val="18"/>
                <w:lang w:eastAsia="es-MX"/>
              </w:rPr>
              <w:t>.</w:t>
            </w:r>
          </w:p>
        </w:tc>
      </w:tr>
      <w:tr w:rsidR="00FC4828" w:rsidRPr="00763844" w14:paraId="02771D6C" w14:textId="77777777" w:rsidTr="754464B0">
        <w:trPr>
          <w:trHeight w:val="330"/>
        </w:trPr>
        <w:tc>
          <w:tcPr>
            <w:tcW w:w="2694" w:type="dxa"/>
          </w:tcPr>
          <w:p w14:paraId="26976C9C" w14:textId="5D815DDF"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noise_type</w:t>
            </w:r>
          </w:p>
        </w:tc>
        <w:tc>
          <w:tcPr>
            <w:tcW w:w="6656" w:type="dxa"/>
          </w:tcPr>
          <w:p w14:paraId="1A2E6F78" w14:textId="65CFC489" w:rsidR="00FC4828" w:rsidRPr="00763844" w:rsidRDefault="691A787F" w:rsidP="00FC4828">
            <w:pPr>
              <w:rPr>
                <w:rFonts w:eastAsia="Times New Roman"/>
                <w:sz w:val="18"/>
                <w:szCs w:val="18"/>
                <w:lang w:eastAsia="es-MX"/>
              </w:rPr>
            </w:pPr>
            <w:r w:rsidRPr="754464B0">
              <w:rPr>
                <w:rFonts w:eastAsia="Times New Roman"/>
                <w:sz w:val="18"/>
                <w:szCs w:val="18"/>
                <w:lang w:eastAsia="es-MX"/>
              </w:rPr>
              <w:t>State the type of noise they used as the author states (</w:t>
            </w:r>
            <w:r w:rsidR="0573366B" w:rsidRPr="754464B0">
              <w:rPr>
                <w:rFonts w:eastAsia="Times New Roman"/>
                <w:sz w:val="18"/>
                <w:szCs w:val="18"/>
                <w:lang w:eastAsia="es-MX"/>
              </w:rPr>
              <w:t>s</w:t>
            </w:r>
            <w:r w:rsidRPr="754464B0">
              <w:rPr>
                <w:rFonts w:eastAsia="Times New Roman"/>
                <w:sz w:val="18"/>
                <w:szCs w:val="18"/>
                <w:lang w:eastAsia="es-MX"/>
              </w:rPr>
              <w:t>ynthetic noise, traffic playback, ultrasonic, other)</w:t>
            </w:r>
            <w:r w:rsidR="34E58C41" w:rsidRPr="754464B0">
              <w:rPr>
                <w:rFonts w:eastAsia="Times New Roman"/>
                <w:sz w:val="18"/>
                <w:szCs w:val="18"/>
                <w:lang w:eastAsia="es-MX"/>
              </w:rPr>
              <w:t>.</w:t>
            </w:r>
            <w:r w:rsidR="07E2C3CF" w:rsidRPr="754464B0">
              <w:rPr>
                <w:rFonts w:eastAsia="Times New Roman"/>
                <w:sz w:val="18"/>
                <w:szCs w:val="18"/>
                <w:lang w:eastAsia="es-MX"/>
              </w:rPr>
              <w:t xml:space="preserve"> For “other” add explanation in the </w:t>
            </w:r>
            <w:r w:rsidR="56A991A0" w:rsidRPr="754464B0">
              <w:rPr>
                <w:rFonts w:eastAsia="Times New Roman"/>
                <w:sz w:val="18"/>
                <w:szCs w:val="18"/>
                <w:lang w:eastAsia="es-MX"/>
              </w:rPr>
              <w:t>noise_notes field.</w:t>
            </w:r>
          </w:p>
        </w:tc>
      </w:tr>
      <w:tr>
        <w:tc>
          <w:tcPr>
            <w:tcW w:type="dxa" w:w="2694"/>
          </w:tcPr>
          <w:p>
            <w:r>
              <w:t>noise_frequency_range</w:t>
            </w:r>
          </w:p>
        </w:tc>
        <w:tc>
          <w:tcPr>
            <w:tcW w:type="dxa" w:w="6656"/>
          </w:tcPr>
          <w:p>
            <w:r>
              <w:t>Standardized acoustic frequency range of the exposure. Code as "Audible", "Ultrasound", or "Unclear".</w:t>
            </w:r>
          </w:p>
        </w:tc>
      </w:tr>
      <w:tr w:rsidR="00FC4828" w:rsidRPr="00763844" w14:paraId="7D8878F3" w14:textId="77777777" w:rsidTr="754464B0">
        <w:trPr>
          <w:trHeight w:val="330"/>
        </w:trPr>
        <w:tc>
          <w:tcPr>
            <w:tcW w:w="2694" w:type="dxa"/>
          </w:tcPr>
          <w:p w14:paraId="1CC2C6F8" w14:textId="29210C6E"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loudness</w:t>
            </w:r>
          </w:p>
        </w:tc>
        <w:tc>
          <w:tcPr>
            <w:tcW w:w="6656" w:type="dxa"/>
          </w:tcPr>
          <w:p w14:paraId="7757C75F" w14:textId="1BA56E39" w:rsidR="00FC4828" w:rsidRPr="00763844" w:rsidRDefault="691A787F" w:rsidP="00FC4828">
            <w:pPr>
              <w:rPr>
                <w:rFonts w:eastAsia="Times New Roman"/>
                <w:sz w:val="18"/>
                <w:szCs w:val="18"/>
                <w:lang w:eastAsia="es-MX"/>
              </w:rPr>
            </w:pPr>
            <w:r w:rsidRPr="754464B0">
              <w:rPr>
                <w:rFonts w:eastAsia="Times New Roman"/>
                <w:sz w:val="18"/>
                <w:szCs w:val="18"/>
                <w:lang w:eastAsia="es-MX"/>
              </w:rPr>
              <w:t>Loudness of the</w:t>
            </w:r>
            <w:r w:rsidR="0DED805B" w:rsidRPr="754464B0">
              <w:rPr>
                <w:rFonts w:eastAsia="Times New Roman"/>
                <w:sz w:val="18"/>
                <w:szCs w:val="18"/>
                <w:lang w:eastAsia="es-MX"/>
              </w:rPr>
              <w:t xml:space="preserve"> noise</w:t>
            </w:r>
            <w:r w:rsidRPr="754464B0">
              <w:rPr>
                <w:rFonts w:eastAsia="Times New Roman"/>
                <w:sz w:val="18"/>
                <w:szCs w:val="18"/>
                <w:lang w:eastAsia="es-MX"/>
              </w:rPr>
              <w:t xml:space="preserve"> in decibels</w:t>
            </w:r>
            <w:r w:rsidR="15F741CB" w:rsidRPr="754464B0">
              <w:rPr>
                <w:rFonts w:eastAsia="Times New Roman"/>
                <w:sz w:val="18"/>
                <w:szCs w:val="18"/>
                <w:lang w:eastAsia="es-MX"/>
              </w:rPr>
              <w:t xml:space="preserve">. </w:t>
            </w:r>
            <w:r w:rsidR="22D288BA" w:rsidRPr="754464B0">
              <w:rPr>
                <w:rFonts w:eastAsia="Times New Roman"/>
                <w:sz w:val="18"/>
                <w:szCs w:val="18"/>
                <w:lang w:eastAsia="es-MX"/>
              </w:rPr>
              <w:t>Leave blank if not reported</w:t>
            </w:r>
            <w:r w:rsidR="698753DB" w:rsidRPr="754464B0">
              <w:rPr>
                <w:rFonts w:eastAsia="Times New Roman"/>
                <w:sz w:val="18"/>
                <w:szCs w:val="18"/>
                <w:lang w:eastAsia="es-MX"/>
              </w:rPr>
              <w:t>.</w:t>
            </w:r>
          </w:p>
        </w:tc>
      </w:tr>
      <w:tr w:rsidR="00FC4828" w:rsidRPr="00763844" w14:paraId="48AF3AF2" w14:textId="77777777" w:rsidTr="754464B0">
        <w:trPr>
          <w:trHeight w:val="330"/>
        </w:trPr>
        <w:tc>
          <w:tcPr>
            <w:tcW w:w="2694" w:type="dxa"/>
          </w:tcPr>
          <w:p w14:paraId="59FD022C" w14:textId="6F57AFA8"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frequency</w:t>
            </w:r>
          </w:p>
        </w:tc>
        <w:tc>
          <w:tcPr>
            <w:tcW w:w="6656" w:type="dxa"/>
          </w:tcPr>
          <w:p w14:paraId="5A494A2B" w14:textId="7C1316F4" w:rsidR="00FC4828" w:rsidRPr="00763844" w:rsidRDefault="691A787F" w:rsidP="00FC4828">
            <w:pPr>
              <w:rPr>
                <w:rFonts w:eastAsia="Times New Roman"/>
                <w:sz w:val="18"/>
                <w:szCs w:val="18"/>
                <w:lang w:eastAsia="es-MX"/>
              </w:rPr>
            </w:pPr>
            <w:r w:rsidRPr="754464B0">
              <w:rPr>
                <w:rFonts w:eastAsia="Times New Roman"/>
                <w:sz w:val="18"/>
                <w:szCs w:val="18"/>
                <w:lang w:eastAsia="es-MX"/>
              </w:rPr>
              <w:t>Frequency of the speakers used, in hertz</w:t>
            </w:r>
            <w:r w:rsidR="22D288BA" w:rsidRPr="754464B0">
              <w:rPr>
                <w:rFonts w:eastAsia="Times New Roman"/>
                <w:sz w:val="18"/>
                <w:szCs w:val="18"/>
                <w:lang w:eastAsia="es-MX"/>
              </w:rPr>
              <w:t>. Leave blank if not reported</w:t>
            </w:r>
            <w:r w:rsidR="067474D8" w:rsidRPr="754464B0">
              <w:rPr>
                <w:rFonts w:eastAsia="Times New Roman"/>
                <w:sz w:val="18"/>
                <w:szCs w:val="18"/>
                <w:lang w:eastAsia="es-MX"/>
              </w:rPr>
              <w:t>.</w:t>
            </w:r>
          </w:p>
        </w:tc>
      </w:tr>
      <w:tr w:rsidR="754464B0" w14:paraId="0E2B3578" w14:textId="77777777" w:rsidTr="754464B0">
        <w:trPr>
          <w:trHeight w:val="330"/>
        </w:trPr>
        <w:tc>
          <w:tcPr>
            <w:tcW w:w="2694" w:type="dxa"/>
          </w:tcPr>
          <w:p w14:paraId="2C89A97B" w14:textId="70B8EA12" w:rsidR="1B3BDAB1" w:rsidRDefault="1B3BDAB1" w:rsidP="754464B0">
            <w:pPr>
              <w:ind w:left="142"/>
              <w:rPr>
                <w:rFonts w:eastAsia="Times New Roman"/>
                <w:sz w:val="18"/>
                <w:szCs w:val="18"/>
                <w:lang w:eastAsia="es-MX"/>
              </w:rPr>
            </w:pPr>
            <w:r w:rsidRPr="754464B0">
              <w:rPr>
                <w:rFonts w:eastAsia="Times New Roman"/>
                <w:sz w:val="18"/>
                <w:szCs w:val="18"/>
                <w:lang w:eastAsia="es-MX"/>
              </w:rPr>
              <w:t>noise_notes</w:t>
            </w:r>
          </w:p>
        </w:tc>
        <w:tc>
          <w:tcPr>
            <w:tcW w:w="6656" w:type="dxa"/>
          </w:tcPr>
          <w:p w14:paraId="43ACC860" w14:textId="5C034205" w:rsidR="7E3DA48F" w:rsidRDefault="7E3DA48F" w:rsidP="754464B0">
            <w:pPr>
              <w:rPr>
                <w:rFonts w:eastAsia="Times New Roman"/>
                <w:sz w:val="18"/>
                <w:szCs w:val="18"/>
                <w:lang w:eastAsia="es-MX"/>
              </w:rPr>
            </w:pPr>
            <w:r w:rsidRPr="754464B0">
              <w:rPr>
                <w:rFonts w:eastAsia="Times New Roman"/>
                <w:sz w:val="18"/>
                <w:szCs w:val="18"/>
                <w:lang w:eastAsia="es-MX"/>
              </w:rPr>
              <w:t>Notes related to exposure conditions.</w:t>
            </w:r>
          </w:p>
        </w:tc>
      </w:tr>
      <w:tr w:rsidR="00FC4828" w:rsidRPr="00763844" w14:paraId="1106BE7C" w14:textId="77777777" w:rsidTr="754464B0">
        <w:trPr>
          <w:trHeight w:val="330"/>
        </w:trPr>
        <w:tc>
          <w:tcPr>
            <w:tcW w:w="2694" w:type="dxa"/>
          </w:tcPr>
          <w:p w14:paraId="6F07B366" w14:textId="5B4BD3F0"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control_conditions</w:t>
            </w:r>
          </w:p>
        </w:tc>
        <w:tc>
          <w:tcPr>
            <w:tcW w:w="6656" w:type="dxa"/>
          </w:tcPr>
          <w:p w14:paraId="157A5475" w14:textId="10896C2E" w:rsidR="00FC4828" w:rsidRPr="00763844" w:rsidRDefault="691A787F" w:rsidP="754464B0">
            <w:pPr>
              <w:rPr>
                <w:rFonts w:eastAsia="Times New Roman"/>
                <w:sz w:val="18"/>
                <w:szCs w:val="18"/>
                <w:lang w:eastAsia="es-MX"/>
              </w:rPr>
            </w:pPr>
            <w:r w:rsidRPr="754464B0">
              <w:rPr>
                <w:rFonts w:eastAsia="Times New Roman"/>
                <w:sz w:val="18"/>
                <w:szCs w:val="18"/>
                <w:lang w:eastAsia="es-MX"/>
              </w:rPr>
              <w:t>Conditions under which the control animals were kept during the noise exposure phase: silence, ambient sound; white noise</w:t>
            </w:r>
            <w:r w:rsidR="0C111DCA" w:rsidRPr="754464B0">
              <w:rPr>
                <w:rFonts w:eastAsia="Times New Roman"/>
                <w:sz w:val="18"/>
                <w:szCs w:val="18"/>
                <w:lang w:eastAsia="es-MX"/>
              </w:rPr>
              <w:t>; other. For “other” add explanation in the control_notes field.</w:t>
            </w:r>
          </w:p>
        </w:tc>
      </w:tr>
      <w:tr w:rsidR="00FC4828" w:rsidRPr="00763844" w14:paraId="2534CA40" w14:textId="77777777" w:rsidTr="754464B0">
        <w:trPr>
          <w:trHeight w:val="330"/>
        </w:trPr>
        <w:tc>
          <w:tcPr>
            <w:tcW w:w="2694" w:type="dxa"/>
          </w:tcPr>
          <w:p w14:paraId="2F35CF73" w14:textId="55D99FC5"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control_loudness</w:t>
            </w:r>
          </w:p>
        </w:tc>
        <w:tc>
          <w:tcPr>
            <w:tcW w:w="6656" w:type="dxa"/>
          </w:tcPr>
          <w:p w14:paraId="3E64343C" w14:textId="47F86300" w:rsidR="00FC4828" w:rsidRPr="00763844" w:rsidRDefault="691A787F" w:rsidP="00FC4828">
            <w:pPr>
              <w:rPr>
                <w:rFonts w:eastAsia="Times New Roman"/>
                <w:sz w:val="18"/>
                <w:szCs w:val="18"/>
                <w:lang w:eastAsia="es-MX"/>
              </w:rPr>
            </w:pPr>
            <w:r w:rsidRPr="754464B0">
              <w:rPr>
                <w:rFonts w:eastAsia="Times New Roman"/>
                <w:sz w:val="18"/>
                <w:szCs w:val="18"/>
                <w:lang w:eastAsia="es-MX"/>
              </w:rPr>
              <w:t>Loudness of the control conditions in decibels, if provided</w:t>
            </w:r>
            <w:r w:rsidR="51A12AA3" w:rsidRPr="754464B0">
              <w:rPr>
                <w:rFonts w:eastAsia="Times New Roman"/>
                <w:sz w:val="18"/>
                <w:szCs w:val="18"/>
                <w:lang w:eastAsia="es-MX"/>
              </w:rPr>
              <w:t>.</w:t>
            </w:r>
          </w:p>
        </w:tc>
      </w:tr>
      <w:tr w:rsidR="00FC4828" w:rsidRPr="00763844" w14:paraId="1AA855AA" w14:textId="77777777" w:rsidTr="754464B0">
        <w:trPr>
          <w:trHeight w:val="330"/>
        </w:trPr>
        <w:tc>
          <w:tcPr>
            <w:tcW w:w="2694" w:type="dxa"/>
          </w:tcPr>
          <w:p w14:paraId="11465554" w14:textId="757FF119"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control_notes</w:t>
            </w:r>
          </w:p>
        </w:tc>
        <w:tc>
          <w:tcPr>
            <w:tcW w:w="6656" w:type="dxa"/>
          </w:tcPr>
          <w:p w14:paraId="524420BA" w14:textId="12330776" w:rsidR="00FC4828" w:rsidRPr="00763844" w:rsidRDefault="691A787F" w:rsidP="00FC4828">
            <w:pPr>
              <w:rPr>
                <w:rFonts w:eastAsia="Times New Roman"/>
                <w:sz w:val="18"/>
                <w:szCs w:val="18"/>
                <w:lang w:eastAsia="es-MX"/>
              </w:rPr>
            </w:pPr>
            <w:r w:rsidRPr="754464B0">
              <w:rPr>
                <w:rFonts w:eastAsia="Times New Roman"/>
                <w:sz w:val="18"/>
                <w:szCs w:val="18"/>
                <w:lang w:eastAsia="es-MX"/>
              </w:rPr>
              <w:t>Notes related to control conditions</w:t>
            </w:r>
            <w:r w:rsidR="642B7C67" w:rsidRPr="754464B0">
              <w:rPr>
                <w:rFonts w:eastAsia="Times New Roman"/>
                <w:sz w:val="18"/>
                <w:szCs w:val="18"/>
                <w:lang w:eastAsia="es-MX"/>
              </w:rPr>
              <w:t xml:space="preserve"> (e.g. no description provided).</w:t>
            </w:r>
          </w:p>
        </w:tc>
      </w:tr>
      <w:tr w:rsidR="00FC4828" w:rsidRPr="00763844" w14:paraId="0EE5B72E" w14:textId="77777777" w:rsidTr="754464B0">
        <w:trPr>
          <w:trHeight w:val="330"/>
        </w:trPr>
        <w:tc>
          <w:tcPr>
            <w:tcW w:w="2694" w:type="dxa"/>
            <w:tcBorders>
              <w:bottom w:val="single" w:sz="4" w:space="0" w:color="auto"/>
            </w:tcBorders>
            <w:shd w:val="clear" w:color="auto" w:fill="BBC3EA"/>
          </w:tcPr>
          <w:p w14:paraId="0E25CDBE" w14:textId="3155EB88" w:rsidR="00FC4828" w:rsidRPr="00763844" w:rsidRDefault="00FC4828" w:rsidP="00763844">
            <w:pPr>
              <w:spacing w:after="0" w:line="276" w:lineRule="auto"/>
              <w:ind w:left="142"/>
              <w:rPr>
                <w:rFonts w:eastAsia="Times New Roman"/>
                <w:i/>
                <w:iCs/>
                <w:sz w:val="18"/>
                <w:szCs w:val="18"/>
                <w:lang w:eastAsia="es-MX"/>
              </w:rPr>
            </w:pPr>
            <w:r w:rsidRPr="00763844">
              <w:rPr>
                <w:rFonts w:eastAsia="Times New Roman"/>
                <w:i/>
                <w:iCs/>
                <w:sz w:val="18"/>
                <w:szCs w:val="18"/>
                <w:lang w:eastAsia="es-MX"/>
              </w:rPr>
              <w:t>Offspring</w:t>
            </w:r>
          </w:p>
        </w:tc>
        <w:tc>
          <w:tcPr>
            <w:tcW w:w="6656" w:type="dxa"/>
            <w:tcBorders>
              <w:bottom w:val="single" w:sz="4" w:space="0" w:color="auto"/>
            </w:tcBorders>
            <w:shd w:val="clear" w:color="auto" w:fill="BBC3EA"/>
          </w:tcPr>
          <w:p w14:paraId="5B52B48F" w14:textId="76093F4B" w:rsidR="00FC4828" w:rsidRPr="00763844" w:rsidRDefault="00FC4828" w:rsidP="00763844">
            <w:pPr>
              <w:spacing w:after="0" w:line="276" w:lineRule="auto"/>
              <w:rPr>
                <w:rFonts w:eastAsia="Times New Roman"/>
                <w:sz w:val="18"/>
                <w:szCs w:val="18"/>
                <w:lang w:eastAsia="es-MX"/>
              </w:rPr>
            </w:pPr>
          </w:p>
        </w:tc>
      </w:tr>
      <w:tr w:rsidR="00FC4828" w:rsidRPr="00763844" w14:paraId="79533D1A" w14:textId="77777777" w:rsidTr="754464B0">
        <w:trPr>
          <w:trHeight w:val="330"/>
        </w:trPr>
        <w:tc>
          <w:tcPr>
            <w:tcW w:w="2694" w:type="dxa"/>
            <w:tcBorders>
              <w:top w:val="single" w:sz="4" w:space="0" w:color="auto"/>
            </w:tcBorders>
            <w:hideMark/>
          </w:tcPr>
          <w:p w14:paraId="16C7B0CA" w14:textId="51D51D3B"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offspring_sex</w:t>
            </w:r>
          </w:p>
        </w:tc>
        <w:tc>
          <w:tcPr>
            <w:tcW w:w="6656" w:type="dxa"/>
            <w:tcBorders>
              <w:top w:val="single" w:sz="4" w:space="0" w:color="auto"/>
            </w:tcBorders>
            <w:hideMark/>
          </w:tcPr>
          <w:p w14:paraId="05D5E232" w14:textId="2A9861E9"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Sex of the offspring investigated: male, female, mixed</w:t>
            </w:r>
            <w:r w:rsidR="54FC9389" w:rsidRPr="754464B0">
              <w:rPr>
                <w:rFonts w:eastAsia="Times New Roman"/>
                <w:sz w:val="18"/>
                <w:szCs w:val="18"/>
                <w:lang w:eastAsia="es-MX"/>
              </w:rPr>
              <w:t>, not reported</w:t>
            </w:r>
            <w:r w:rsidRPr="754464B0">
              <w:rPr>
                <w:rFonts w:eastAsia="Times New Roman"/>
                <w:sz w:val="18"/>
                <w:szCs w:val="18"/>
                <w:lang w:eastAsia="es-MX"/>
              </w:rPr>
              <w:t>. If not reported, the cell will be coded as “</w:t>
            </w:r>
            <w:r w:rsidR="7D372B47" w:rsidRPr="754464B0">
              <w:rPr>
                <w:rFonts w:eastAsia="Times New Roman"/>
                <w:sz w:val="18"/>
                <w:szCs w:val="18"/>
                <w:lang w:eastAsia="es-MX"/>
              </w:rPr>
              <w:t>n</w:t>
            </w:r>
            <w:r w:rsidRPr="754464B0">
              <w:rPr>
                <w:rFonts w:eastAsia="Times New Roman"/>
                <w:sz w:val="18"/>
                <w:szCs w:val="18"/>
                <w:lang w:eastAsia="es-MX"/>
              </w:rPr>
              <w:t>ot reported”</w:t>
            </w:r>
            <w:r w:rsidR="4E6B322E" w:rsidRPr="754464B0">
              <w:rPr>
                <w:rFonts w:eastAsia="Times New Roman"/>
                <w:sz w:val="18"/>
                <w:szCs w:val="18"/>
                <w:lang w:eastAsia="es-MX"/>
              </w:rPr>
              <w:t>.</w:t>
            </w:r>
          </w:p>
        </w:tc>
      </w:tr>
      <w:tr w:rsidR="00FC4828" w:rsidRPr="00763844" w14:paraId="503D0E77" w14:textId="77777777" w:rsidTr="754464B0">
        <w:trPr>
          <w:trHeight w:val="990"/>
        </w:trPr>
        <w:tc>
          <w:tcPr>
            <w:tcW w:w="2694" w:type="dxa"/>
            <w:hideMark/>
          </w:tcPr>
          <w:p w14:paraId="095BFD58" w14:textId="07598C61"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offspring_age</w:t>
            </w:r>
          </w:p>
        </w:tc>
        <w:tc>
          <w:tcPr>
            <w:tcW w:w="6656" w:type="dxa"/>
            <w:hideMark/>
          </w:tcPr>
          <w:p w14:paraId="2912C5DA" w14:textId="5EE1D11C" w:rsidR="00FC4828" w:rsidRPr="00763844" w:rsidRDefault="327A45E2" w:rsidP="00FC4828">
            <w:pPr>
              <w:rPr>
                <w:rFonts w:eastAsia="Times New Roman"/>
                <w:sz w:val="18"/>
                <w:szCs w:val="18"/>
                <w:lang w:eastAsia="es-MX"/>
              </w:rPr>
            </w:pPr>
            <w:r w:rsidRPr="754464B0">
              <w:rPr>
                <w:rFonts w:eastAsia="Times New Roman"/>
                <w:sz w:val="18"/>
                <w:szCs w:val="18"/>
                <w:lang w:eastAsia="es-MX"/>
              </w:rPr>
              <w:t xml:space="preserve">Age in days from the parturition of offspring at the start of a behavioural test. If they state, the age as </w:t>
            </w:r>
            <w:r w:rsidR="0CC0C398" w:rsidRPr="754464B0">
              <w:rPr>
                <w:rFonts w:eastAsia="Times New Roman"/>
                <w:sz w:val="18"/>
                <w:szCs w:val="18"/>
                <w:lang w:eastAsia="es-MX"/>
              </w:rPr>
              <w:t>days post conception (DPC),</w:t>
            </w:r>
            <w:r w:rsidRPr="754464B0">
              <w:rPr>
                <w:rFonts w:eastAsia="Times New Roman"/>
                <w:sz w:val="18"/>
                <w:szCs w:val="18"/>
                <w:lang w:eastAsia="es-MX"/>
              </w:rPr>
              <w:t xml:space="preserve"> </w:t>
            </w:r>
            <w:r w:rsidR="0CC0C398" w:rsidRPr="754464B0">
              <w:rPr>
                <w:rFonts w:eastAsia="Times New Roman"/>
                <w:sz w:val="18"/>
                <w:szCs w:val="18"/>
                <w:lang w:eastAsia="es-MX"/>
              </w:rPr>
              <w:t>subtract</w:t>
            </w:r>
            <w:r w:rsidRPr="754464B0">
              <w:rPr>
                <w:rFonts w:eastAsia="Times New Roman"/>
                <w:sz w:val="18"/>
                <w:szCs w:val="18"/>
                <w:lang w:eastAsia="es-MX"/>
              </w:rPr>
              <w:t xml:space="preserve"> 21 days. If they </w:t>
            </w:r>
            <w:r w:rsidR="0E11D561" w:rsidRPr="754464B0">
              <w:rPr>
                <w:rFonts w:eastAsia="Times New Roman"/>
                <w:sz w:val="18"/>
                <w:szCs w:val="18"/>
                <w:lang w:eastAsia="es-MX"/>
              </w:rPr>
              <w:t>give</w:t>
            </w:r>
            <w:r w:rsidRPr="754464B0">
              <w:rPr>
                <w:rFonts w:eastAsia="Times New Roman"/>
                <w:sz w:val="18"/>
                <w:szCs w:val="18"/>
                <w:lang w:eastAsia="es-MX"/>
              </w:rPr>
              <w:t xml:space="preserve"> a range of days, use </w:t>
            </w:r>
            <w:r w:rsidR="0E11D561" w:rsidRPr="754464B0">
              <w:rPr>
                <w:rFonts w:eastAsia="Times New Roman"/>
                <w:sz w:val="18"/>
                <w:szCs w:val="18"/>
                <w:lang w:eastAsia="es-MX"/>
              </w:rPr>
              <w:t xml:space="preserve">the </w:t>
            </w:r>
            <w:r w:rsidRPr="754464B0">
              <w:rPr>
                <w:rFonts w:eastAsia="Times New Roman"/>
                <w:sz w:val="18"/>
                <w:szCs w:val="18"/>
                <w:lang w:eastAsia="es-MX"/>
              </w:rPr>
              <w:t>mid-point</w:t>
            </w:r>
            <w:r w:rsidR="0E11D561" w:rsidRPr="754464B0">
              <w:rPr>
                <w:rFonts w:eastAsia="Times New Roman"/>
                <w:sz w:val="18"/>
                <w:szCs w:val="18"/>
                <w:lang w:eastAsia="es-MX"/>
              </w:rPr>
              <w:t xml:space="preserve"> (e.g.</w:t>
            </w:r>
            <w:r w:rsidR="5C5FFA0F" w:rsidRPr="754464B0">
              <w:rPr>
                <w:rFonts w:eastAsia="Times New Roman"/>
                <w:sz w:val="18"/>
                <w:szCs w:val="18"/>
                <w:lang w:eastAsia="es-MX"/>
              </w:rPr>
              <w:t xml:space="preserve"> 40-60 days, use 50</w:t>
            </w:r>
            <w:r w:rsidR="0A9BF66C" w:rsidRPr="754464B0">
              <w:rPr>
                <w:rFonts w:eastAsia="Times New Roman"/>
                <w:sz w:val="18"/>
                <w:szCs w:val="18"/>
                <w:lang w:eastAsia="es-MX"/>
              </w:rPr>
              <w:t xml:space="preserve"> and add a note</w:t>
            </w:r>
            <w:r w:rsidR="5C5FFA0F" w:rsidRPr="754464B0">
              <w:rPr>
                <w:rFonts w:eastAsia="Times New Roman"/>
                <w:sz w:val="18"/>
                <w:szCs w:val="18"/>
                <w:lang w:eastAsia="es-MX"/>
              </w:rPr>
              <w:t>)</w:t>
            </w:r>
            <w:r w:rsidR="1E1798EB" w:rsidRPr="754464B0">
              <w:rPr>
                <w:rFonts w:eastAsia="Times New Roman"/>
                <w:sz w:val="18"/>
                <w:szCs w:val="18"/>
                <w:lang w:eastAsia="es-MX"/>
              </w:rPr>
              <w:t>.</w:t>
            </w:r>
            <w:r w:rsidR="0E11D561" w:rsidRPr="754464B0">
              <w:rPr>
                <w:rFonts w:eastAsia="Times New Roman"/>
                <w:sz w:val="18"/>
                <w:szCs w:val="18"/>
                <w:lang w:eastAsia="es-MX"/>
              </w:rPr>
              <w:t xml:space="preserve"> </w:t>
            </w:r>
            <w:r w:rsidR="691A787F" w:rsidRPr="754464B0">
              <w:rPr>
                <w:rFonts w:eastAsia="Times New Roman"/>
                <w:sz w:val="18"/>
                <w:szCs w:val="18"/>
                <w:lang w:eastAsia="es-MX"/>
              </w:rPr>
              <w:t>If not reported or unclear, code as “</w:t>
            </w:r>
            <w:r w:rsidR="3CD2987F" w:rsidRPr="754464B0">
              <w:rPr>
                <w:rFonts w:eastAsia="Times New Roman"/>
                <w:sz w:val="18"/>
                <w:szCs w:val="18"/>
                <w:lang w:eastAsia="es-MX"/>
              </w:rPr>
              <w:t>n</w:t>
            </w:r>
            <w:r w:rsidR="691A787F" w:rsidRPr="754464B0">
              <w:rPr>
                <w:rFonts w:eastAsia="Times New Roman"/>
                <w:sz w:val="18"/>
                <w:szCs w:val="18"/>
                <w:lang w:eastAsia="es-MX"/>
              </w:rPr>
              <w:t>ot reported” or “</w:t>
            </w:r>
            <w:r w:rsidR="7F00842D" w:rsidRPr="754464B0">
              <w:rPr>
                <w:rFonts w:eastAsia="Times New Roman"/>
                <w:sz w:val="18"/>
                <w:szCs w:val="18"/>
                <w:lang w:eastAsia="es-MX"/>
              </w:rPr>
              <w:t>u</w:t>
            </w:r>
            <w:r w:rsidR="691A787F" w:rsidRPr="754464B0">
              <w:rPr>
                <w:rFonts w:eastAsia="Times New Roman"/>
                <w:sz w:val="18"/>
                <w:szCs w:val="18"/>
                <w:lang w:eastAsia="es-MX"/>
              </w:rPr>
              <w:t>nclear”, respectively</w:t>
            </w:r>
            <w:r w:rsidR="752784E8" w:rsidRPr="754464B0">
              <w:rPr>
                <w:rFonts w:eastAsia="Times New Roman"/>
                <w:sz w:val="18"/>
                <w:szCs w:val="18"/>
                <w:lang w:eastAsia="es-MX"/>
              </w:rPr>
              <w:t>.</w:t>
            </w:r>
          </w:p>
        </w:tc>
      </w:tr>
      <w:tr w:rsidR="00FC4828" w:rsidRPr="00763844" w14:paraId="68E50D4B" w14:textId="77777777" w:rsidTr="754464B0">
        <w:trPr>
          <w:trHeight w:val="330"/>
        </w:trPr>
        <w:tc>
          <w:tcPr>
            <w:tcW w:w="2694" w:type="dxa"/>
            <w:hideMark/>
          </w:tcPr>
          <w:p w14:paraId="5160D601" w14:textId="1820139D" w:rsidR="00FC4828" w:rsidRPr="00763844" w:rsidRDefault="691A787F" w:rsidP="00763844">
            <w:pPr>
              <w:ind w:left="142"/>
              <w:rPr>
                <w:rFonts w:eastAsia="Times New Roman"/>
                <w:kern w:val="0"/>
                <w:sz w:val="18"/>
                <w:szCs w:val="18"/>
                <w:lang w:eastAsia="es-MX"/>
                <w14:ligatures w14:val="none"/>
              </w:rPr>
            </w:pPr>
            <w:r w:rsidRPr="754464B0">
              <w:rPr>
                <w:rFonts w:eastAsia="Times New Roman"/>
                <w:sz w:val="18"/>
                <w:szCs w:val="18"/>
                <w:lang w:eastAsia="es-MX"/>
              </w:rPr>
              <w:lastRenderedPageBreak/>
              <w:t>offspring_age_notes</w:t>
            </w:r>
          </w:p>
        </w:tc>
        <w:tc>
          <w:tcPr>
            <w:tcW w:w="6656" w:type="dxa"/>
            <w:hideMark/>
          </w:tcPr>
          <w:p w14:paraId="0AFEB7FD" w14:textId="5F7EB8B2"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Notes concerning the age classes at which the animals went through the behavioural tests</w:t>
            </w:r>
            <w:r w:rsidR="0B6B75BA" w:rsidRPr="754464B0">
              <w:rPr>
                <w:rFonts w:eastAsia="Times New Roman"/>
                <w:sz w:val="18"/>
                <w:szCs w:val="18"/>
                <w:lang w:eastAsia="es-MX"/>
              </w:rPr>
              <w:t xml:space="preserve"> (e.g., if they provided a range of age, write it here)</w:t>
            </w:r>
            <w:r w:rsidR="06C89E57" w:rsidRPr="754464B0">
              <w:rPr>
                <w:rFonts w:eastAsia="Times New Roman"/>
                <w:sz w:val="18"/>
                <w:szCs w:val="18"/>
                <w:lang w:eastAsia="es-MX"/>
              </w:rPr>
              <w:t>.</w:t>
            </w:r>
          </w:p>
        </w:tc>
      </w:tr>
      <w:tr w:rsidR="00FC4828" w:rsidRPr="00763844" w14:paraId="21D12E69" w14:textId="77777777" w:rsidTr="754464B0">
        <w:trPr>
          <w:trHeight w:val="330"/>
        </w:trPr>
        <w:tc>
          <w:tcPr>
            <w:tcW w:w="2694" w:type="dxa"/>
            <w:hideMark/>
          </w:tcPr>
          <w:p w14:paraId="6A68522E" w14:textId="13B09A93"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experimental_procedures</w:t>
            </w:r>
          </w:p>
        </w:tc>
        <w:tc>
          <w:tcPr>
            <w:tcW w:w="6656" w:type="dxa"/>
            <w:hideMark/>
          </w:tcPr>
          <w:p w14:paraId="3F25A253" w14:textId="4A897724"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Identifies if a sham control was used for a surgical or pharmacological intervention</w:t>
            </w:r>
            <w:r w:rsidR="685E4FF0" w:rsidRPr="754464B0">
              <w:rPr>
                <w:rFonts w:eastAsia="Times New Roman"/>
                <w:sz w:val="18"/>
                <w:szCs w:val="18"/>
                <w:lang w:eastAsia="es-MX"/>
              </w:rPr>
              <w:t xml:space="preserve"> in the extracted groups of animals</w:t>
            </w:r>
            <w:r w:rsidRPr="754464B0">
              <w:rPr>
                <w:rFonts w:eastAsia="Times New Roman"/>
                <w:sz w:val="18"/>
                <w:szCs w:val="18"/>
                <w:lang w:eastAsia="es-MX"/>
              </w:rPr>
              <w:t>. Code as: “None”</w:t>
            </w:r>
            <w:r w:rsidR="7E25BC26" w:rsidRPr="754464B0">
              <w:rPr>
                <w:rFonts w:eastAsia="Times New Roman"/>
                <w:sz w:val="18"/>
                <w:szCs w:val="18"/>
                <w:lang w:eastAsia="es-MX"/>
              </w:rPr>
              <w:t xml:space="preserve"> if</w:t>
            </w:r>
            <w:r w:rsidRPr="754464B0">
              <w:rPr>
                <w:rFonts w:eastAsia="Times New Roman"/>
                <w:sz w:val="18"/>
                <w:szCs w:val="18"/>
                <w:lang w:eastAsia="es-MX"/>
              </w:rPr>
              <w:t xml:space="preserve"> </w:t>
            </w:r>
            <w:r w:rsidR="4D38D991" w:rsidRPr="754464B0">
              <w:rPr>
                <w:rFonts w:eastAsia="Times New Roman"/>
                <w:sz w:val="18"/>
                <w:szCs w:val="18"/>
                <w:lang w:eastAsia="es-MX"/>
              </w:rPr>
              <w:t>n</w:t>
            </w:r>
            <w:r w:rsidRPr="754464B0">
              <w:rPr>
                <w:rFonts w:eastAsia="Times New Roman"/>
                <w:sz w:val="18"/>
                <w:szCs w:val="18"/>
                <w:lang w:eastAsia="es-MX"/>
              </w:rPr>
              <w:t>o such intervention was performed.</w:t>
            </w:r>
            <w:r w:rsidR="0FBBCA64" w:rsidRPr="754464B0">
              <w:rPr>
                <w:rFonts w:eastAsia="Times New Roman"/>
                <w:sz w:val="18"/>
                <w:szCs w:val="18"/>
                <w:lang w:eastAsia="es-MX"/>
              </w:rPr>
              <w:t xml:space="preserve"> Code as</w:t>
            </w:r>
            <w:r w:rsidRPr="754464B0">
              <w:rPr>
                <w:rFonts w:eastAsia="Times New Roman"/>
                <w:sz w:val="18"/>
                <w:szCs w:val="18"/>
                <w:lang w:eastAsia="es-MX"/>
              </w:rPr>
              <w:t xml:space="preserve"> “Sham”</w:t>
            </w:r>
            <w:r w:rsidR="29A9A2A8" w:rsidRPr="754464B0">
              <w:rPr>
                <w:rFonts w:eastAsia="Times New Roman"/>
                <w:sz w:val="18"/>
                <w:szCs w:val="18"/>
                <w:lang w:eastAsia="es-MX"/>
              </w:rPr>
              <w:t>, if</w:t>
            </w:r>
            <w:r w:rsidRPr="754464B0">
              <w:rPr>
                <w:rFonts w:eastAsia="Times New Roman"/>
                <w:sz w:val="18"/>
                <w:szCs w:val="18"/>
                <w:lang w:eastAsia="es-MX"/>
              </w:rPr>
              <w:t xml:space="preserve"> </w:t>
            </w:r>
            <w:r w:rsidR="044D116D" w:rsidRPr="754464B0">
              <w:rPr>
                <w:rFonts w:eastAsia="Times New Roman"/>
                <w:sz w:val="18"/>
                <w:szCs w:val="18"/>
                <w:lang w:eastAsia="es-MX"/>
              </w:rPr>
              <w:t>a</w:t>
            </w:r>
            <w:r w:rsidRPr="754464B0">
              <w:rPr>
                <w:rFonts w:eastAsia="Times New Roman"/>
                <w:sz w:val="18"/>
                <w:szCs w:val="18"/>
                <w:lang w:eastAsia="es-MX"/>
              </w:rPr>
              <w:t xml:space="preserve"> placebo procedure was used as the control (e.g., saline injection, mock surgery)</w:t>
            </w:r>
            <w:r w:rsidR="699969B7" w:rsidRPr="754464B0">
              <w:rPr>
                <w:rFonts w:eastAsia="Times New Roman"/>
                <w:sz w:val="18"/>
                <w:szCs w:val="18"/>
                <w:lang w:eastAsia="es-MX"/>
              </w:rPr>
              <w:t>.</w:t>
            </w:r>
          </w:p>
        </w:tc>
      </w:tr>
      <w:tr w:rsidR="00FC4828" w:rsidRPr="00763844" w14:paraId="3E1250A4" w14:textId="77777777" w:rsidTr="754464B0">
        <w:trPr>
          <w:trHeight w:val="330"/>
        </w:trPr>
        <w:tc>
          <w:tcPr>
            <w:tcW w:w="2694" w:type="dxa"/>
          </w:tcPr>
          <w:p w14:paraId="3F3BF083" w14:textId="7960B7E4"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experimental_procedures_notes</w:t>
            </w:r>
          </w:p>
        </w:tc>
        <w:tc>
          <w:tcPr>
            <w:tcW w:w="6656" w:type="dxa"/>
          </w:tcPr>
          <w:p w14:paraId="7986A91A" w14:textId="1E4F5284"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Notes on the experimental procedures (e.g., type of </w:t>
            </w:r>
            <w:r w:rsidR="4A959614" w:rsidRPr="754464B0">
              <w:rPr>
                <w:rFonts w:eastAsia="Times New Roman"/>
                <w:sz w:val="18"/>
                <w:szCs w:val="18"/>
                <w:lang w:eastAsia="es-MX"/>
              </w:rPr>
              <w:t xml:space="preserve">sham </w:t>
            </w:r>
            <w:r w:rsidRPr="754464B0">
              <w:rPr>
                <w:rFonts w:eastAsia="Times New Roman"/>
                <w:sz w:val="18"/>
                <w:szCs w:val="18"/>
                <w:lang w:eastAsia="es-MX"/>
              </w:rPr>
              <w:t>procedure).</w:t>
            </w:r>
          </w:p>
        </w:tc>
      </w:tr>
      <w:tr w:rsidR="00FC4828" w:rsidRPr="00763844" w14:paraId="51710680" w14:textId="77777777" w:rsidTr="754464B0">
        <w:trPr>
          <w:trHeight w:val="330"/>
        </w:trPr>
        <w:tc>
          <w:tcPr>
            <w:tcW w:w="2694" w:type="dxa"/>
            <w:hideMark/>
          </w:tcPr>
          <w:p w14:paraId="4A380810" w14:textId="6141D7EF"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outcome_type</w:t>
            </w:r>
          </w:p>
        </w:tc>
        <w:tc>
          <w:tcPr>
            <w:tcW w:w="6656" w:type="dxa"/>
            <w:hideMark/>
          </w:tcPr>
          <w:p w14:paraId="629A385C" w14:textId="7ECBBB0F"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The primary behavioural construct to standardize whether an assay measures anxiety, depression, or both. For any assay listed in </w:t>
            </w:r>
            <w:r w:rsidRPr="754464B0">
              <w:rPr>
                <w:rFonts w:eastAsia="Times New Roman"/>
                <w:b/>
                <w:bCs/>
                <w:sz w:val="18"/>
                <w:szCs w:val="18"/>
                <w:lang w:eastAsia="es-MX"/>
              </w:rPr>
              <w:t>Appendix 2</w:t>
            </w:r>
            <w:r w:rsidRPr="754464B0">
              <w:rPr>
                <w:rFonts w:eastAsia="Times New Roman"/>
                <w:sz w:val="18"/>
                <w:szCs w:val="18"/>
                <w:lang w:eastAsia="es-MX"/>
              </w:rPr>
              <w:t xml:space="preserve">, the outcome will be coded as either “Anxiety” or 'Depression” as specified in that table (e.g., the Elevated Plus Maze is coded as “Anxiety”). If an assay is not in </w:t>
            </w:r>
            <w:r w:rsidRPr="754464B0">
              <w:rPr>
                <w:rFonts w:eastAsia="Times New Roman"/>
                <w:b/>
                <w:bCs/>
                <w:sz w:val="18"/>
                <w:szCs w:val="18"/>
                <w:lang w:eastAsia="es-MX"/>
              </w:rPr>
              <w:t>Appendix 2</w:t>
            </w:r>
            <w:r w:rsidRPr="754464B0">
              <w:rPr>
                <w:rFonts w:eastAsia="Times New Roman"/>
                <w:sz w:val="18"/>
                <w:szCs w:val="18"/>
                <w:lang w:eastAsia="es-MX"/>
              </w:rPr>
              <w:t>, the classification explicitly provided by the study's authors will be used; in this case, the outcome can be coded as “Anxiety”, “Depression”, or “Both” based on their statement</w:t>
            </w:r>
            <w:r w:rsidR="18F1C306" w:rsidRPr="754464B0">
              <w:rPr>
                <w:rFonts w:eastAsia="Times New Roman"/>
                <w:sz w:val="18"/>
                <w:szCs w:val="18"/>
                <w:lang w:eastAsia="es-MX"/>
              </w:rPr>
              <w:t>.</w:t>
            </w:r>
          </w:p>
        </w:tc>
      </w:tr>
      <w:tr w:rsidR="00FC4828" w:rsidRPr="00763844" w14:paraId="5C9E7A66" w14:textId="77777777" w:rsidTr="754464B0">
        <w:trPr>
          <w:trHeight w:val="330"/>
        </w:trPr>
        <w:tc>
          <w:tcPr>
            <w:tcW w:w="2694" w:type="dxa"/>
            <w:hideMark/>
          </w:tcPr>
          <w:p w14:paraId="7813379C" w14:textId="1899441E"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assay_type</w:t>
            </w:r>
          </w:p>
        </w:tc>
        <w:tc>
          <w:tcPr>
            <w:tcW w:w="6656" w:type="dxa"/>
            <w:hideMark/>
          </w:tcPr>
          <w:p w14:paraId="14495715" w14:textId="412A4D66"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Type of assay used to measure anxiety or depression-like behaviours as listed in </w:t>
            </w:r>
            <w:r w:rsidRPr="007A052C">
              <w:rPr>
                <w:rFonts w:eastAsia="Times New Roman"/>
                <w:b/>
                <w:bCs/>
                <w:sz w:val="18"/>
                <w:szCs w:val="18"/>
                <w:lang w:eastAsia="es-MX"/>
              </w:rPr>
              <w:t xml:space="preserve">Appendix </w:t>
            </w:r>
            <w:r w:rsidRPr="754464B0">
              <w:rPr>
                <w:rFonts w:eastAsia="Times New Roman"/>
                <w:b/>
                <w:bCs/>
                <w:sz w:val="18"/>
                <w:szCs w:val="18"/>
                <w:lang w:eastAsia="es-MX"/>
              </w:rPr>
              <w:t>2</w:t>
            </w:r>
            <w:r w:rsidRPr="754464B0">
              <w:rPr>
                <w:rFonts w:eastAsia="Times New Roman"/>
                <w:sz w:val="18"/>
                <w:szCs w:val="18"/>
                <w:lang w:eastAsia="es-MX"/>
              </w:rPr>
              <w:t>. Examples include Open Field Test, Tail Suspension Test, Elevated Plus Maze, Forced Swim Test, Sucrose Preference Test, Novelty Suppressed Feeding, Light-Dark Box</w:t>
            </w:r>
            <w:r w:rsidR="74F4C319" w:rsidRPr="754464B0">
              <w:rPr>
                <w:rFonts w:eastAsia="Times New Roman"/>
                <w:sz w:val="18"/>
                <w:szCs w:val="18"/>
                <w:lang w:eastAsia="es-MX"/>
              </w:rPr>
              <w:t>.</w:t>
            </w:r>
          </w:p>
        </w:tc>
      </w:tr>
      <w:tr w:rsidR="00FC4828" w:rsidRPr="00763844" w14:paraId="7B45E928" w14:textId="77777777" w:rsidTr="754464B0">
        <w:trPr>
          <w:trHeight w:val="345"/>
        </w:trPr>
        <w:tc>
          <w:tcPr>
            <w:tcW w:w="2694" w:type="dxa"/>
            <w:hideMark/>
          </w:tcPr>
          <w:p w14:paraId="46CA769E" w14:textId="35DFCE0B"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assay_type_notes</w:t>
            </w:r>
          </w:p>
        </w:tc>
        <w:tc>
          <w:tcPr>
            <w:tcW w:w="6656" w:type="dxa"/>
            <w:hideMark/>
          </w:tcPr>
          <w:p w14:paraId="603563E3" w14:textId="1A0898C4"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Notes on the assay (e.g., variations from a typical protocol for a given assay type)</w:t>
            </w:r>
            <w:r w:rsidR="57D0DED7" w:rsidRPr="754464B0">
              <w:rPr>
                <w:rFonts w:eastAsia="Times New Roman"/>
                <w:sz w:val="18"/>
                <w:szCs w:val="18"/>
                <w:lang w:eastAsia="es-MX"/>
              </w:rPr>
              <w:t>.</w:t>
            </w:r>
          </w:p>
        </w:tc>
      </w:tr>
      <w:tr w:rsidR="00F26020" w:rsidRPr="00763844" w14:paraId="2E10749F" w14:textId="77777777" w:rsidTr="000234B6">
        <w:trPr>
          <w:trHeight w:val="330"/>
        </w:trPr>
        <w:tc>
          <w:tcPr>
            <w:tcW w:w="2694" w:type="dxa"/>
            <w:hideMark/>
          </w:tcPr>
          <w:p w14:paraId="44778426" w14:textId="77777777" w:rsidR="00F26020" w:rsidRPr="00763844" w:rsidRDefault="00F26020" w:rsidP="000234B6">
            <w:pPr>
              <w:ind w:left="142"/>
              <w:rPr>
                <w:rFonts w:eastAsia="Times New Roman"/>
                <w:kern w:val="0"/>
                <w:sz w:val="18"/>
                <w:szCs w:val="18"/>
                <w:lang w:eastAsia="es-MX"/>
                <w14:ligatures w14:val="none"/>
              </w:rPr>
            </w:pPr>
            <w:r w:rsidRPr="754464B0">
              <w:rPr>
                <w:rFonts w:eastAsia="Times New Roman"/>
                <w:sz w:val="18"/>
                <w:szCs w:val="18"/>
                <w:lang w:eastAsia="es-MX"/>
              </w:rPr>
              <w:t>measurement_timing</w:t>
            </w:r>
          </w:p>
        </w:tc>
        <w:tc>
          <w:tcPr>
            <w:tcW w:w="6656" w:type="dxa"/>
            <w:hideMark/>
          </w:tcPr>
          <w:p w14:paraId="38158EB5" w14:textId="77777777" w:rsidR="00F26020" w:rsidRPr="00763844" w:rsidRDefault="00F26020" w:rsidP="000234B6">
            <w:pPr>
              <w:rPr>
                <w:rFonts w:eastAsia="Times New Roman"/>
                <w:kern w:val="0"/>
                <w:sz w:val="18"/>
                <w:szCs w:val="18"/>
                <w:lang w:eastAsia="es-MX"/>
                <w14:ligatures w14:val="none"/>
              </w:rPr>
            </w:pPr>
            <w:r w:rsidRPr="754464B0">
              <w:rPr>
                <w:rFonts w:eastAsia="Times New Roman"/>
                <w:sz w:val="18"/>
                <w:szCs w:val="18"/>
                <w:lang w:eastAsia="es-MX"/>
              </w:rPr>
              <w:t>The timing of the behavioural test. The value should be “Light Phase”, “Dark Phase”, or “Not Reported” if the information is not provided in the study.</w:t>
            </w:r>
          </w:p>
        </w:tc>
      </w:tr>
      <w:tr w:rsidR="00FC4828" w:rsidRPr="00763844" w14:paraId="2E7B3BBB" w14:textId="77777777" w:rsidTr="754464B0">
        <w:trPr>
          <w:trHeight w:val="345"/>
        </w:trPr>
        <w:tc>
          <w:tcPr>
            <w:tcW w:w="2694" w:type="dxa"/>
          </w:tcPr>
          <w:p w14:paraId="440EA0BD" w14:textId="4C81EDCC"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measurment_variable</w:t>
            </w:r>
          </w:p>
        </w:tc>
        <w:tc>
          <w:tcPr>
            <w:tcW w:w="6656" w:type="dxa"/>
          </w:tcPr>
          <w:p w14:paraId="00393A39" w14:textId="251B3E0E"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The specific behavioural phenomenon quantified in the assay. Examples include “Time in open arms,” “Sucrose preference”, “'Total distance travelled”, or “Immobility time”</w:t>
            </w:r>
            <w:r w:rsidR="78CBF2A2" w:rsidRPr="754464B0">
              <w:rPr>
                <w:rFonts w:eastAsia="Times New Roman"/>
                <w:sz w:val="18"/>
                <w:szCs w:val="18"/>
                <w:lang w:eastAsia="es-MX"/>
              </w:rPr>
              <w:t>.</w:t>
            </w:r>
          </w:p>
        </w:tc>
      </w:tr>
      <w:tr w:rsidR="00FC4828" w:rsidRPr="00763844" w14:paraId="256B3950" w14:textId="77777777" w:rsidTr="754464B0">
        <w:trPr>
          <w:trHeight w:val="330"/>
        </w:trPr>
        <w:tc>
          <w:tcPr>
            <w:tcW w:w="2694" w:type="dxa"/>
          </w:tcPr>
          <w:p w14:paraId="5FBA28EF" w14:textId="6749039D" w:rsidR="00FC4828" w:rsidRPr="00763844" w:rsidRDefault="00FC4828" w:rsidP="00763844">
            <w:pPr>
              <w:ind w:left="142"/>
              <w:rPr>
                <w:rFonts w:eastAsia="Times New Roman"/>
                <w:sz w:val="18"/>
                <w:szCs w:val="18"/>
                <w:lang w:eastAsia="es-MX"/>
              </w:rPr>
            </w:pPr>
            <w:r w:rsidRPr="00763844">
              <w:rPr>
                <w:rFonts w:eastAsia="Times New Roman"/>
                <w:sz w:val="18"/>
                <w:szCs w:val="18"/>
                <w:lang w:eastAsia="es-MX"/>
              </w:rPr>
              <w:t>data type</w:t>
            </w:r>
          </w:p>
        </w:tc>
        <w:tc>
          <w:tcPr>
            <w:tcW w:w="6656" w:type="dxa"/>
          </w:tcPr>
          <w:p w14:paraId="03C1306B" w14:textId="0576EEB8" w:rsidR="00FC4828" w:rsidRPr="00763844" w:rsidRDefault="691A787F" w:rsidP="00FC4828">
            <w:pPr>
              <w:rPr>
                <w:rFonts w:eastAsia="Times New Roman"/>
                <w:sz w:val="18"/>
                <w:szCs w:val="18"/>
                <w:lang w:eastAsia="es-MX"/>
              </w:rPr>
            </w:pPr>
            <w:r w:rsidRPr="754464B0">
              <w:rPr>
                <w:rFonts w:eastAsia="Times New Roman"/>
                <w:sz w:val="18"/>
                <w:szCs w:val="18"/>
                <w:lang w:eastAsia="es-MX"/>
              </w:rPr>
              <w:t>The data type category of the measurement recorded. Examples include “Time,” “Percentage,” “Distance”, “Count”, or “Latency”</w:t>
            </w:r>
            <w:r w:rsidR="6533C4AA" w:rsidRPr="754464B0">
              <w:rPr>
                <w:rFonts w:eastAsia="Times New Roman"/>
                <w:sz w:val="18"/>
                <w:szCs w:val="18"/>
                <w:lang w:eastAsia="es-MX"/>
              </w:rPr>
              <w:t>.</w:t>
            </w:r>
          </w:p>
        </w:tc>
      </w:tr>
      <w:tr w:rsidR="00FC4828" w:rsidRPr="00763844" w14:paraId="278881FE" w14:textId="77777777" w:rsidTr="754464B0">
        <w:trPr>
          <w:trHeight w:val="330"/>
        </w:trPr>
        <w:tc>
          <w:tcPr>
            <w:tcW w:w="2694" w:type="dxa"/>
            <w:hideMark/>
          </w:tcPr>
          <w:p w14:paraId="5DBDE455" w14:textId="1F03A670"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lastRenderedPageBreak/>
              <w:t>data_units</w:t>
            </w:r>
          </w:p>
        </w:tc>
        <w:tc>
          <w:tcPr>
            <w:tcW w:w="6656" w:type="dxa"/>
            <w:hideMark/>
          </w:tcPr>
          <w:p w14:paraId="58ED6D57" w14:textId="73DECB92"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The specific unit for the measurement. For some data types like “Count”, this may not be applicable</w:t>
            </w:r>
            <w:r w:rsidR="0F55F133" w:rsidRPr="754464B0">
              <w:rPr>
                <w:rFonts w:eastAsia="Times New Roman"/>
                <w:sz w:val="18"/>
                <w:szCs w:val="18"/>
                <w:lang w:eastAsia="es-MX"/>
              </w:rPr>
              <w:t xml:space="preserve"> (e.g., </w:t>
            </w:r>
            <w:r w:rsidR="610FD652" w:rsidRPr="754464B0">
              <w:rPr>
                <w:rFonts w:eastAsia="Times New Roman"/>
                <w:sz w:val="18"/>
                <w:szCs w:val="18"/>
                <w:lang w:eastAsia="es-MX"/>
              </w:rPr>
              <w:t xml:space="preserve">seconds </w:t>
            </w:r>
            <w:r w:rsidRPr="754464B0">
              <w:rPr>
                <w:rFonts w:eastAsia="Times New Roman"/>
                <w:sz w:val="18"/>
                <w:szCs w:val="18"/>
                <w:lang w:eastAsia="es-MX"/>
              </w:rPr>
              <w:t xml:space="preserve">“s”, or </w:t>
            </w:r>
            <w:r w:rsidR="610FD652" w:rsidRPr="754464B0">
              <w:rPr>
                <w:rFonts w:eastAsia="Times New Roman"/>
                <w:sz w:val="18"/>
                <w:szCs w:val="18"/>
                <w:lang w:eastAsia="es-MX"/>
              </w:rPr>
              <w:t xml:space="preserve">centimetres </w:t>
            </w:r>
            <w:r w:rsidRPr="754464B0">
              <w:rPr>
                <w:rFonts w:eastAsia="Times New Roman"/>
                <w:sz w:val="18"/>
                <w:szCs w:val="18"/>
                <w:lang w:eastAsia="es-MX"/>
              </w:rPr>
              <w:t>“cm”</w:t>
            </w:r>
            <w:r w:rsidR="610FD652" w:rsidRPr="754464B0">
              <w:rPr>
                <w:rFonts w:eastAsia="Times New Roman"/>
                <w:sz w:val="18"/>
                <w:szCs w:val="18"/>
                <w:lang w:eastAsia="es-MX"/>
              </w:rPr>
              <w:t>)</w:t>
            </w:r>
            <w:r w:rsidR="5D82A0CF" w:rsidRPr="754464B0">
              <w:rPr>
                <w:rFonts w:eastAsia="Times New Roman"/>
                <w:sz w:val="18"/>
                <w:szCs w:val="18"/>
                <w:lang w:eastAsia="es-MX"/>
              </w:rPr>
              <w:t>.</w:t>
            </w:r>
          </w:p>
        </w:tc>
      </w:tr>
      <w:tr w:rsidR="00FC4828" w:rsidRPr="00763844" w14:paraId="007D5AD0" w14:textId="77777777" w:rsidTr="754464B0">
        <w:trPr>
          <w:trHeight w:val="330"/>
        </w:trPr>
        <w:tc>
          <w:tcPr>
            <w:tcW w:w="2694" w:type="dxa"/>
            <w:hideMark/>
          </w:tcPr>
          <w:p w14:paraId="32920713" w14:textId="00C3D127"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data_source</w:t>
            </w:r>
          </w:p>
        </w:tc>
        <w:tc>
          <w:tcPr>
            <w:tcW w:w="6656" w:type="dxa"/>
            <w:hideMark/>
          </w:tcPr>
          <w:p w14:paraId="2726399F" w14:textId="2FFEFB47"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Location of extracted data in the publication. Indicate where the data (sample sizes, averages, measures of dispersion) were reported (e.g., main text, table, figure, or supplementary material). If the source is a table or figure, specify its number (e.g., Table 1, Figure 1)</w:t>
            </w:r>
            <w:r w:rsidR="1C92FA22" w:rsidRPr="754464B0">
              <w:rPr>
                <w:rFonts w:eastAsia="Times New Roman"/>
                <w:sz w:val="18"/>
                <w:szCs w:val="18"/>
                <w:lang w:eastAsia="es-MX"/>
              </w:rPr>
              <w:t>.</w:t>
            </w:r>
          </w:p>
        </w:tc>
      </w:tr>
      <w:tr w:rsidR="00FC4828" w:rsidRPr="00763844" w14:paraId="7395EEFB" w14:textId="77777777" w:rsidTr="754464B0">
        <w:trPr>
          <w:trHeight w:val="330"/>
        </w:trPr>
        <w:tc>
          <w:tcPr>
            <w:tcW w:w="2694" w:type="dxa"/>
          </w:tcPr>
          <w:p w14:paraId="64118D11" w14:textId="1DE62C28"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data_file</w:t>
            </w:r>
          </w:p>
        </w:tc>
        <w:tc>
          <w:tcPr>
            <w:tcW w:w="6656" w:type="dxa"/>
          </w:tcPr>
          <w:p w14:paraId="105DA52A" w14:textId="16AC7892"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Name of the file where a screenshot of the figure with the extracted data is saved. If the data (sample sizes, averages, measures of dispersion) was shown in a figure, the screenshot should be saved in the format: First author_</w:t>
            </w:r>
            <w:r w:rsidR="2719FE17" w:rsidRPr="754464B0">
              <w:rPr>
                <w:rFonts w:eastAsia="Times New Roman"/>
                <w:sz w:val="18"/>
                <w:szCs w:val="18"/>
                <w:lang w:eastAsia="es-MX"/>
              </w:rPr>
              <w:t>y</w:t>
            </w:r>
            <w:r w:rsidRPr="754464B0">
              <w:rPr>
                <w:rFonts w:eastAsia="Times New Roman"/>
                <w:sz w:val="18"/>
                <w:szCs w:val="18"/>
                <w:lang w:eastAsia="es-MX"/>
              </w:rPr>
              <w:t>ear_</w:t>
            </w:r>
            <w:r w:rsidR="32AAD7E1" w:rsidRPr="754464B0">
              <w:rPr>
                <w:rFonts w:eastAsia="Times New Roman"/>
                <w:sz w:val="18"/>
                <w:szCs w:val="18"/>
                <w:lang w:eastAsia="es-MX"/>
              </w:rPr>
              <w:t>f</w:t>
            </w:r>
            <w:r w:rsidRPr="754464B0">
              <w:rPr>
                <w:rFonts w:eastAsia="Times New Roman"/>
                <w:sz w:val="18"/>
                <w:szCs w:val="18"/>
                <w:lang w:eastAsia="es-MX"/>
              </w:rPr>
              <w:t>ig_</w:t>
            </w:r>
            <w:r w:rsidR="2719FE17" w:rsidRPr="754464B0">
              <w:rPr>
                <w:rFonts w:eastAsia="Times New Roman"/>
                <w:sz w:val="18"/>
                <w:szCs w:val="18"/>
                <w:lang w:eastAsia="es-MX"/>
              </w:rPr>
              <w:t>n</w:t>
            </w:r>
            <w:r w:rsidRPr="754464B0">
              <w:rPr>
                <w:rFonts w:eastAsia="Times New Roman"/>
                <w:sz w:val="18"/>
                <w:szCs w:val="18"/>
                <w:lang w:eastAsia="es-MX"/>
              </w:rPr>
              <w:t>umber</w:t>
            </w:r>
          </w:p>
        </w:tc>
      </w:tr>
      <w:tr w:rsidR="00FC4828" w:rsidRPr="00763844" w14:paraId="025EA840" w14:textId="77777777" w:rsidTr="754464B0">
        <w:trPr>
          <w:trHeight w:val="330"/>
        </w:trPr>
        <w:tc>
          <w:tcPr>
            <w:tcW w:w="2694" w:type="dxa"/>
          </w:tcPr>
          <w:p w14:paraId="59FE1243" w14:textId="6BCC62BE" w:rsidR="00FC4828" w:rsidRPr="00763844" w:rsidRDefault="691A787F" w:rsidP="00763844">
            <w:pPr>
              <w:ind w:left="142"/>
              <w:rPr>
                <w:rFonts w:eastAsia="Times New Roman"/>
                <w:kern w:val="0"/>
                <w:sz w:val="18"/>
                <w:szCs w:val="18"/>
                <w:lang w:eastAsia="es-MX"/>
                <w14:ligatures w14:val="none"/>
              </w:rPr>
            </w:pPr>
            <w:r w:rsidRPr="754464B0">
              <w:rPr>
                <w:rFonts w:eastAsia="Times New Roman"/>
                <w:sz w:val="18"/>
                <w:szCs w:val="18"/>
                <w:lang w:eastAsia="es-MX"/>
              </w:rPr>
              <w:t>c</w:t>
            </w:r>
            <w:r w:rsidR="11A38893" w:rsidRPr="754464B0">
              <w:rPr>
                <w:rFonts w:eastAsia="Times New Roman"/>
                <w:sz w:val="18"/>
                <w:szCs w:val="18"/>
                <w:lang w:eastAsia="es-MX"/>
              </w:rPr>
              <w:t>o</w:t>
            </w:r>
            <w:r w:rsidRPr="754464B0">
              <w:rPr>
                <w:rFonts w:eastAsia="Times New Roman"/>
                <w:sz w:val="18"/>
                <w:szCs w:val="18"/>
                <w:lang w:eastAsia="es-MX"/>
              </w:rPr>
              <w:t>_</w:t>
            </w:r>
            <w:r w:rsidR="78E6B385" w:rsidRPr="754464B0">
              <w:rPr>
                <w:rFonts w:eastAsia="Times New Roman"/>
                <w:sz w:val="18"/>
                <w:szCs w:val="18"/>
                <w:lang w:eastAsia="es-MX"/>
              </w:rPr>
              <w:t>a_</w:t>
            </w:r>
            <w:r w:rsidRPr="754464B0">
              <w:rPr>
                <w:rFonts w:eastAsia="Times New Roman"/>
                <w:sz w:val="18"/>
                <w:szCs w:val="18"/>
                <w:lang w:eastAsia="es-MX"/>
              </w:rPr>
              <w:t>id</w:t>
            </w:r>
          </w:p>
        </w:tc>
        <w:tc>
          <w:tcPr>
            <w:tcW w:w="6656" w:type="dxa"/>
          </w:tcPr>
          <w:p w14:paraId="030F7095" w14:textId="3BFB2D38"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Label given to the relevant </w:t>
            </w:r>
            <w:r w:rsidRPr="754464B0">
              <w:rPr>
                <w:rFonts w:eastAsia="Times New Roman"/>
                <w:b/>
                <w:bCs/>
                <w:sz w:val="18"/>
                <w:szCs w:val="18"/>
                <w:lang w:eastAsia="es-MX"/>
              </w:rPr>
              <w:t>control group</w:t>
            </w:r>
            <w:r w:rsidRPr="754464B0">
              <w:rPr>
                <w:rFonts w:eastAsia="Times New Roman"/>
                <w:sz w:val="18"/>
                <w:szCs w:val="18"/>
                <w:lang w:eastAsia="es-MX"/>
              </w:rPr>
              <w:t xml:space="preserve"> (not exposed to noise in utero) </w:t>
            </w:r>
            <w:r w:rsidRPr="754464B0">
              <w:rPr>
                <w:rFonts w:eastAsia="Times New Roman"/>
                <w:b/>
                <w:bCs/>
                <w:sz w:val="18"/>
                <w:szCs w:val="18"/>
                <w:lang w:eastAsia="es-MX"/>
              </w:rPr>
              <w:t>by the authors</w:t>
            </w:r>
            <w:r w:rsidRPr="754464B0">
              <w:rPr>
                <w:rFonts w:eastAsia="Times New Roman"/>
                <w:sz w:val="18"/>
                <w:szCs w:val="18"/>
                <w:lang w:eastAsia="es-MX"/>
              </w:rPr>
              <w:t xml:space="preserve"> (e.g., label used in a plot presenting the measured behavioural outcome)</w:t>
            </w:r>
            <w:r w:rsidR="670F9FAC" w:rsidRPr="754464B0">
              <w:rPr>
                <w:rFonts w:eastAsia="Times New Roman"/>
                <w:sz w:val="18"/>
                <w:szCs w:val="18"/>
                <w:lang w:eastAsia="es-MX"/>
              </w:rPr>
              <w:t>.</w:t>
            </w:r>
          </w:p>
        </w:tc>
      </w:tr>
      <w:tr w:rsidR="00FC4828" w:rsidRPr="00763844" w14:paraId="598EFA5D" w14:textId="77777777" w:rsidTr="754464B0">
        <w:trPr>
          <w:trHeight w:val="330"/>
        </w:trPr>
        <w:tc>
          <w:tcPr>
            <w:tcW w:w="2694" w:type="dxa"/>
            <w:hideMark/>
          </w:tcPr>
          <w:p w14:paraId="04694180" w14:textId="1D7FB91C"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ex_</w:t>
            </w:r>
            <w:r w:rsidR="00F12575" w:rsidRPr="00763844">
              <w:rPr>
                <w:rFonts w:eastAsia="Times New Roman"/>
                <w:sz w:val="18"/>
                <w:szCs w:val="18"/>
                <w:lang w:eastAsia="es-MX"/>
              </w:rPr>
              <w:t>a_</w:t>
            </w:r>
            <w:r w:rsidRPr="00763844">
              <w:rPr>
                <w:rFonts w:eastAsia="Times New Roman"/>
                <w:sz w:val="18"/>
                <w:szCs w:val="18"/>
                <w:lang w:eastAsia="es-MX"/>
              </w:rPr>
              <w:t>id</w:t>
            </w:r>
          </w:p>
        </w:tc>
        <w:tc>
          <w:tcPr>
            <w:tcW w:w="6656" w:type="dxa"/>
            <w:hideMark/>
          </w:tcPr>
          <w:p w14:paraId="55026FFC" w14:textId="0D35720C"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Label given to the relevant noise </w:t>
            </w:r>
            <w:r w:rsidRPr="754464B0">
              <w:rPr>
                <w:rFonts w:eastAsia="Times New Roman"/>
                <w:b/>
                <w:bCs/>
                <w:sz w:val="18"/>
                <w:szCs w:val="18"/>
                <w:lang w:eastAsia="es-MX"/>
              </w:rPr>
              <w:t>exposed group by the authors</w:t>
            </w:r>
            <w:r w:rsidRPr="754464B0">
              <w:rPr>
                <w:rFonts w:eastAsia="Times New Roman"/>
                <w:sz w:val="18"/>
                <w:szCs w:val="18"/>
                <w:lang w:eastAsia="es-MX"/>
              </w:rPr>
              <w:t xml:space="preserve"> (e.g., label given in a plot presenting the measured behavioural outcome) </w:t>
            </w:r>
            <w:r w:rsidR="2DFDC43C" w:rsidRPr="754464B0">
              <w:rPr>
                <w:rFonts w:eastAsia="Times New Roman"/>
                <w:sz w:val="18"/>
                <w:szCs w:val="18"/>
                <w:lang w:eastAsia="es-MX"/>
              </w:rPr>
              <w:t>.</w:t>
            </w:r>
          </w:p>
        </w:tc>
      </w:tr>
      <w:tr w:rsidR="00FC4828" w:rsidRPr="00763844" w14:paraId="46637136" w14:textId="77777777" w:rsidTr="754464B0">
        <w:trPr>
          <w:trHeight w:val="330"/>
        </w:trPr>
        <w:tc>
          <w:tcPr>
            <w:tcW w:w="2694" w:type="dxa"/>
            <w:hideMark/>
          </w:tcPr>
          <w:p w14:paraId="5D27B061" w14:textId="79780416"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comparison</w:t>
            </w:r>
          </w:p>
        </w:tc>
        <w:tc>
          <w:tcPr>
            <w:tcW w:w="6656" w:type="dxa"/>
            <w:hideMark/>
          </w:tcPr>
          <w:p w14:paraId="56A656F9" w14:textId="7A26E2BE" w:rsidR="00FC4828" w:rsidRPr="00763844" w:rsidRDefault="691A787F" w:rsidP="754464B0">
            <w:pPr>
              <w:rPr>
                <w:rFonts w:eastAsia="Times New Roman"/>
                <w:i/>
                <w:iCs/>
                <w:kern w:val="0"/>
                <w:sz w:val="18"/>
                <w:szCs w:val="18"/>
                <w:lang w:eastAsia="es-MX"/>
                <w14:ligatures w14:val="none"/>
              </w:rPr>
            </w:pPr>
            <w:r w:rsidRPr="754464B0">
              <w:rPr>
                <w:rFonts w:eastAsia="Times New Roman"/>
                <w:sz w:val="18"/>
                <w:szCs w:val="18"/>
                <w:lang w:eastAsia="es-MX"/>
              </w:rPr>
              <w:t>Focal contrast label – A unique label should be created by concatenating the comparison ID (</w:t>
            </w:r>
            <w:r w:rsidRPr="754464B0">
              <w:rPr>
                <w:rFonts w:eastAsia="Times New Roman"/>
                <w:i/>
                <w:iCs/>
                <w:sz w:val="18"/>
                <w:szCs w:val="18"/>
                <w:lang w:eastAsia="es-MX"/>
              </w:rPr>
              <w:t>c</w:t>
            </w:r>
            <w:r w:rsidR="0C1EF427" w:rsidRPr="754464B0">
              <w:rPr>
                <w:rFonts w:eastAsia="Times New Roman"/>
                <w:i/>
                <w:iCs/>
                <w:sz w:val="18"/>
                <w:szCs w:val="18"/>
                <w:lang w:eastAsia="es-MX"/>
              </w:rPr>
              <w:t>o</w:t>
            </w:r>
            <w:r w:rsidRPr="754464B0">
              <w:rPr>
                <w:rFonts w:eastAsia="Times New Roman"/>
                <w:i/>
                <w:iCs/>
                <w:sz w:val="18"/>
                <w:szCs w:val="18"/>
                <w:lang w:eastAsia="es-MX"/>
              </w:rPr>
              <w:t>_id</w:t>
            </w:r>
            <w:r w:rsidRPr="754464B0">
              <w:rPr>
                <w:rFonts w:eastAsia="Times New Roman"/>
                <w:sz w:val="18"/>
                <w:szCs w:val="18"/>
                <w:lang w:eastAsia="es-MX"/>
              </w:rPr>
              <w:t>) and the experiment ID (</w:t>
            </w:r>
            <w:r w:rsidRPr="754464B0">
              <w:rPr>
                <w:rFonts w:eastAsia="Times New Roman"/>
                <w:i/>
                <w:iCs/>
                <w:sz w:val="18"/>
                <w:szCs w:val="18"/>
                <w:lang w:eastAsia="es-MX"/>
              </w:rPr>
              <w:t>ex_id</w:t>
            </w:r>
            <w:r w:rsidRPr="754464B0">
              <w:rPr>
                <w:rFonts w:eastAsia="Times New Roman"/>
                <w:sz w:val="18"/>
                <w:szCs w:val="18"/>
                <w:lang w:eastAsia="es-MX"/>
              </w:rPr>
              <w:t xml:space="preserve">). For example: </w:t>
            </w:r>
            <w:r w:rsidRPr="754464B0">
              <w:rPr>
                <w:rFonts w:eastAsia="Times New Roman"/>
                <w:i/>
                <w:iCs/>
                <w:sz w:val="18"/>
                <w:szCs w:val="18"/>
                <w:lang w:eastAsia="es-MX"/>
              </w:rPr>
              <w:t>control_chronicnoise</w:t>
            </w:r>
            <w:r w:rsidR="31BAE1EA" w:rsidRPr="754464B0">
              <w:rPr>
                <w:rFonts w:eastAsia="Times New Roman"/>
                <w:i/>
                <w:iCs/>
                <w:sz w:val="18"/>
                <w:szCs w:val="18"/>
                <w:lang w:eastAsia="es-MX"/>
              </w:rPr>
              <w:t>.</w:t>
            </w:r>
          </w:p>
        </w:tc>
      </w:tr>
      <w:tr w:rsidR="00FC4828" w:rsidRPr="00763844" w14:paraId="6EB6ED36" w14:textId="77777777" w:rsidTr="754464B0">
        <w:trPr>
          <w:trHeight w:val="330"/>
        </w:trPr>
        <w:tc>
          <w:tcPr>
            <w:tcW w:w="2694" w:type="dxa"/>
            <w:hideMark/>
          </w:tcPr>
          <w:p w14:paraId="6FFB0DE4" w14:textId="4D35DB07"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higher_better</w:t>
            </w:r>
          </w:p>
        </w:tc>
        <w:tc>
          <w:tcPr>
            <w:tcW w:w="6656" w:type="dxa"/>
            <w:hideMark/>
          </w:tcPr>
          <w:p w14:paraId="0D50C58A" w14:textId="73BBDEE8"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Direction of outcome measurement – Indicates whether a higher mean value reflects lower levels of anxiety/depression. Options: </w:t>
            </w:r>
            <w:r w:rsidRPr="001B6C56">
              <w:rPr>
                <w:rFonts w:eastAsia="Times New Roman"/>
                <w:i/>
                <w:iCs/>
                <w:sz w:val="18"/>
                <w:szCs w:val="18"/>
                <w:lang w:eastAsia="es-MX"/>
              </w:rPr>
              <w:t>“</w:t>
            </w:r>
            <w:r w:rsidRPr="001B6C56">
              <w:rPr>
                <w:rFonts w:eastAsia="Times New Roman"/>
                <w:sz w:val="18"/>
                <w:szCs w:val="18"/>
                <w:lang w:eastAsia="es-MX"/>
              </w:rPr>
              <w:t>Yes”</w:t>
            </w:r>
            <w:r w:rsidRPr="754464B0">
              <w:rPr>
                <w:rFonts w:eastAsia="Times New Roman"/>
                <w:sz w:val="18"/>
                <w:szCs w:val="18"/>
                <w:lang w:eastAsia="es-MX"/>
              </w:rPr>
              <w:t xml:space="preserve"> – Higher mean = less anxiety/depression; </w:t>
            </w:r>
            <w:r w:rsidRPr="001B6C56">
              <w:rPr>
                <w:rFonts w:eastAsia="Times New Roman"/>
                <w:i/>
                <w:iCs/>
                <w:sz w:val="18"/>
                <w:szCs w:val="18"/>
                <w:lang w:eastAsia="es-MX"/>
              </w:rPr>
              <w:t>“</w:t>
            </w:r>
            <w:r w:rsidRPr="754464B0">
              <w:rPr>
                <w:rFonts w:eastAsia="Times New Roman"/>
                <w:i/>
                <w:iCs/>
                <w:sz w:val="18"/>
                <w:szCs w:val="18"/>
                <w:lang w:eastAsia="es-MX"/>
              </w:rPr>
              <w:t>No”</w:t>
            </w:r>
            <w:r w:rsidRPr="754464B0">
              <w:rPr>
                <w:rFonts w:eastAsia="Times New Roman"/>
                <w:sz w:val="18"/>
                <w:szCs w:val="18"/>
                <w:lang w:eastAsia="es-MX"/>
              </w:rPr>
              <w:t xml:space="preserve"> – Higher mean = more anxiety/depression</w:t>
            </w:r>
            <w:r w:rsidR="27D2966C" w:rsidRPr="754464B0">
              <w:rPr>
                <w:rFonts w:eastAsia="Times New Roman"/>
                <w:sz w:val="18"/>
                <w:szCs w:val="18"/>
                <w:lang w:eastAsia="es-MX"/>
              </w:rPr>
              <w:t>.</w:t>
            </w:r>
          </w:p>
        </w:tc>
      </w:tr>
      <w:tr w:rsidR="00FC4828" w:rsidRPr="00763844" w14:paraId="46674A1F" w14:textId="77777777" w:rsidTr="754464B0">
        <w:trPr>
          <w:trHeight w:val="330"/>
        </w:trPr>
        <w:tc>
          <w:tcPr>
            <w:tcW w:w="2694" w:type="dxa"/>
            <w:hideMark/>
          </w:tcPr>
          <w:p w14:paraId="7AB725A7" w14:textId="47E4CF85"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higher_better_notes</w:t>
            </w:r>
          </w:p>
        </w:tc>
        <w:tc>
          <w:tcPr>
            <w:tcW w:w="6656" w:type="dxa"/>
            <w:hideMark/>
          </w:tcPr>
          <w:p w14:paraId="5F2C6D3B" w14:textId="27F7E155"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Notes on the direction of outcome measurement</w:t>
            </w:r>
            <w:r w:rsidR="1AD4D694" w:rsidRPr="754464B0">
              <w:rPr>
                <w:rFonts w:eastAsia="Times New Roman"/>
                <w:sz w:val="18"/>
                <w:szCs w:val="18"/>
                <w:lang w:eastAsia="es-MX"/>
              </w:rPr>
              <w:t xml:space="preserve"> (e.g. shorter latency is better = less anxiety).</w:t>
            </w:r>
          </w:p>
        </w:tc>
      </w:tr>
      <w:tr w:rsidR="00DA2C1B" w:rsidRPr="00763844" w14:paraId="5D48D3A7" w14:textId="77777777" w:rsidTr="754464B0">
        <w:trPr>
          <w:trHeight w:val="330"/>
        </w:trPr>
        <w:tc>
          <w:tcPr>
            <w:tcW w:w="2694" w:type="dxa"/>
            <w:hideMark/>
          </w:tcPr>
          <w:p w14:paraId="6D22FE85" w14:textId="7D46AAF3" w:rsidR="00DA2C1B" w:rsidRPr="00763844" w:rsidRDefault="227ABA2E" w:rsidP="00763844">
            <w:pPr>
              <w:ind w:left="142"/>
              <w:rPr>
                <w:rFonts w:eastAsia="Times New Roman"/>
                <w:kern w:val="0"/>
                <w:sz w:val="18"/>
                <w:szCs w:val="18"/>
                <w:lang w:eastAsia="es-MX"/>
                <w14:ligatures w14:val="none"/>
              </w:rPr>
            </w:pPr>
            <w:r w:rsidRPr="754464B0">
              <w:rPr>
                <w:rFonts w:eastAsia="Times New Roman"/>
                <w:sz w:val="18"/>
                <w:szCs w:val="18"/>
                <w:lang w:eastAsia="es-MX"/>
              </w:rPr>
              <w:t>c</w:t>
            </w:r>
            <w:r w:rsidR="5E3ADBE5" w:rsidRPr="754464B0">
              <w:rPr>
                <w:rFonts w:eastAsia="Times New Roman"/>
                <w:sz w:val="18"/>
                <w:szCs w:val="18"/>
                <w:lang w:eastAsia="es-MX"/>
              </w:rPr>
              <w:t>o</w:t>
            </w:r>
            <w:r w:rsidRPr="754464B0">
              <w:rPr>
                <w:rFonts w:eastAsia="Times New Roman"/>
                <w:sz w:val="18"/>
                <w:szCs w:val="18"/>
                <w:lang w:eastAsia="es-MX"/>
              </w:rPr>
              <w:t>_mean</w:t>
            </w:r>
          </w:p>
        </w:tc>
        <w:tc>
          <w:tcPr>
            <w:tcW w:w="6656" w:type="dxa"/>
            <w:hideMark/>
          </w:tcPr>
          <w:p w14:paraId="728B18F1" w14:textId="193F50F4" w:rsidR="00DA2C1B" w:rsidRPr="00763844" w:rsidRDefault="0B871994" w:rsidP="754464B0">
            <w:pPr>
              <w:rPr>
                <w:rFonts w:eastAsia="Times New Roman"/>
                <w:kern w:val="0"/>
                <w:sz w:val="18"/>
                <w:szCs w:val="18"/>
                <w:lang w:eastAsia="es-MX"/>
                <w14:ligatures w14:val="none"/>
              </w:rPr>
            </w:pPr>
            <w:r w:rsidRPr="754464B0">
              <w:rPr>
                <w:rFonts w:eastAsia="Times New Roman"/>
                <w:sz w:val="18"/>
                <w:szCs w:val="18"/>
                <w:lang w:eastAsia="es-MX"/>
              </w:rPr>
              <w:t xml:space="preserve">Mean </w:t>
            </w:r>
            <w:r w:rsidR="227ABA2E" w:rsidRPr="754464B0">
              <w:rPr>
                <w:rFonts w:eastAsia="Times New Roman"/>
                <w:sz w:val="18"/>
                <w:szCs w:val="18"/>
                <w:lang w:eastAsia="es-MX"/>
              </w:rPr>
              <w:t xml:space="preserve">outcome measure </w:t>
            </w:r>
            <w:r w:rsidR="3E227AA0" w:rsidRPr="754464B0">
              <w:rPr>
                <w:rFonts w:eastAsia="Times New Roman"/>
                <w:sz w:val="18"/>
                <w:szCs w:val="18"/>
                <w:lang w:eastAsia="es-MX"/>
              </w:rPr>
              <w:t xml:space="preserve">for the </w:t>
            </w:r>
            <w:r w:rsidR="233F3ADF" w:rsidRPr="754464B0">
              <w:rPr>
                <w:rFonts w:eastAsia="Times New Roman"/>
                <w:sz w:val="18"/>
                <w:szCs w:val="18"/>
                <w:lang w:eastAsia="es-MX"/>
              </w:rPr>
              <w:t xml:space="preserve">offspring </w:t>
            </w:r>
            <w:r w:rsidR="227ABA2E" w:rsidRPr="754464B0">
              <w:rPr>
                <w:rFonts w:eastAsia="Times New Roman"/>
                <w:sz w:val="18"/>
                <w:szCs w:val="18"/>
                <w:lang w:eastAsia="es-MX"/>
              </w:rPr>
              <w:t>control group</w:t>
            </w:r>
            <w:r w:rsidR="4B888152" w:rsidRPr="754464B0">
              <w:rPr>
                <w:rFonts w:eastAsia="Times New Roman"/>
                <w:sz w:val="18"/>
                <w:szCs w:val="18"/>
                <w:lang w:eastAsia="es-MX"/>
              </w:rPr>
              <w:t>.</w:t>
            </w:r>
          </w:p>
        </w:tc>
      </w:tr>
      <w:tr w:rsidR="00DA2C1B" w:rsidRPr="00763844" w14:paraId="2439496F" w14:textId="77777777" w:rsidTr="754464B0">
        <w:trPr>
          <w:trHeight w:val="330"/>
        </w:trPr>
        <w:tc>
          <w:tcPr>
            <w:tcW w:w="2694" w:type="dxa"/>
            <w:hideMark/>
          </w:tcPr>
          <w:p w14:paraId="7E3F3A4C" w14:textId="654BA5CB" w:rsidR="00DA2C1B" w:rsidRPr="00763844" w:rsidRDefault="227ABA2E" w:rsidP="00763844">
            <w:pPr>
              <w:ind w:left="142"/>
              <w:rPr>
                <w:rFonts w:eastAsia="Times New Roman"/>
                <w:kern w:val="0"/>
                <w:sz w:val="18"/>
                <w:szCs w:val="18"/>
                <w:lang w:eastAsia="es-MX"/>
                <w14:ligatures w14:val="none"/>
              </w:rPr>
            </w:pPr>
            <w:r w:rsidRPr="754464B0">
              <w:rPr>
                <w:rFonts w:eastAsia="Times New Roman"/>
                <w:sz w:val="18"/>
                <w:szCs w:val="18"/>
                <w:lang w:eastAsia="es-MX"/>
              </w:rPr>
              <w:t>c</w:t>
            </w:r>
            <w:r w:rsidR="7F84FD04" w:rsidRPr="754464B0">
              <w:rPr>
                <w:rFonts w:eastAsia="Times New Roman"/>
                <w:sz w:val="18"/>
                <w:szCs w:val="18"/>
                <w:lang w:eastAsia="es-MX"/>
              </w:rPr>
              <w:t>o</w:t>
            </w:r>
            <w:r w:rsidRPr="754464B0">
              <w:rPr>
                <w:rFonts w:eastAsia="Times New Roman"/>
                <w:sz w:val="18"/>
                <w:szCs w:val="18"/>
                <w:lang w:eastAsia="es-MX"/>
              </w:rPr>
              <w:t>_sd</w:t>
            </w:r>
          </w:p>
        </w:tc>
        <w:tc>
          <w:tcPr>
            <w:tcW w:w="6656" w:type="dxa"/>
            <w:hideMark/>
          </w:tcPr>
          <w:p w14:paraId="5AAC6F5E" w14:textId="2D114D86" w:rsidR="00DA2C1B" w:rsidRPr="00763844" w:rsidRDefault="227ABA2E" w:rsidP="00081C89">
            <w:pPr>
              <w:rPr>
                <w:rFonts w:eastAsia="Times New Roman"/>
                <w:kern w:val="0"/>
                <w:sz w:val="18"/>
                <w:szCs w:val="18"/>
                <w:lang w:eastAsia="es-MX"/>
                <w14:ligatures w14:val="none"/>
              </w:rPr>
            </w:pPr>
            <w:r w:rsidRPr="754464B0">
              <w:rPr>
                <w:rFonts w:eastAsia="Times New Roman"/>
                <w:sz w:val="18"/>
                <w:szCs w:val="18"/>
                <w:lang w:eastAsia="es-MX"/>
              </w:rPr>
              <w:t xml:space="preserve">Standard deviation </w:t>
            </w:r>
            <w:r w:rsidR="3A687D0E" w:rsidRPr="754464B0">
              <w:rPr>
                <w:rFonts w:eastAsia="Times New Roman"/>
                <w:sz w:val="18"/>
                <w:szCs w:val="18"/>
                <w:lang w:eastAsia="es-MX"/>
              </w:rPr>
              <w:t>for</w:t>
            </w:r>
            <w:r w:rsidR="001B6C56">
              <w:rPr>
                <w:rFonts w:eastAsia="Times New Roman"/>
                <w:sz w:val="18"/>
                <w:szCs w:val="18"/>
                <w:lang w:eastAsia="es-MX"/>
              </w:rPr>
              <w:t xml:space="preserve"> </w:t>
            </w:r>
            <w:r w:rsidRPr="754464B0">
              <w:rPr>
                <w:rFonts w:eastAsia="Times New Roman"/>
                <w:sz w:val="18"/>
                <w:szCs w:val="18"/>
                <w:lang w:eastAsia="es-MX"/>
              </w:rPr>
              <w:t xml:space="preserve">the </w:t>
            </w:r>
            <w:r w:rsidR="2C2FBF41" w:rsidRPr="754464B0">
              <w:rPr>
                <w:rFonts w:eastAsia="Times New Roman"/>
                <w:sz w:val="18"/>
                <w:szCs w:val="18"/>
                <w:lang w:eastAsia="es-MX"/>
              </w:rPr>
              <w:t xml:space="preserve">offspring </w:t>
            </w:r>
            <w:r w:rsidRPr="754464B0">
              <w:rPr>
                <w:rFonts w:eastAsia="Times New Roman"/>
                <w:sz w:val="18"/>
                <w:szCs w:val="18"/>
                <w:lang w:eastAsia="es-MX"/>
              </w:rPr>
              <w:t>control group outcome measure</w:t>
            </w:r>
            <w:r w:rsidR="7A41F611" w:rsidRPr="754464B0">
              <w:rPr>
                <w:rFonts w:eastAsia="Times New Roman"/>
                <w:sz w:val="18"/>
                <w:szCs w:val="18"/>
                <w:lang w:eastAsia="es-MX"/>
              </w:rPr>
              <w:t>.</w:t>
            </w:r>
          </w:p>
        </w:tc>
      </w:tr>
      <w:tr w:rsidR="00FC4828" w:rsidRPr="00763844" w14:paraId="6151BE8F" w14:textId="77777777" w:rsidTr="754464B0">
        <w:trPr>
          <w:trHeight w:val="330"/>
        </w:trPr>
        <w:tc>
          <w:tcPr>
            <w:tcW w:w="2694" w:type="dxa"/>
            <w:hideMark/>
          </w:tcPr>
          <w:p w14:paraId="0393715D" w14:textId="0BD7DFF4" w:rsidR="00FC4828" w:rsidRPr="00763844" w:rsidRDefault="691A787F" w:rsidP="00763844">
            <w:pPr>
              <w:ind w:left="142"/>
              <w:rPr>
                <w:rFonts w:eastAsia="Times New Roman"/>
                <w:kern w:val="0"/>
                <w:sz w:val="18"/>
                <w:szCs w:val="18"/>
                <w:lang w:eastAsia="es-MX"/>
                <w14:ligatures w14:val="none"/>
              </w:rPr>
            </w:pPr>
            <w:r w:rsidRPr="754464B0">
              <w:rPr>
                <w:rFonts w:eastAsia="Times New Roman"/>
                <w:sz w:val="18"/>
                <w:szCs w:val="18"/>
                <w:lang w:eastAsia="es-MX"/>
              </w:rPr>
              <w:t>c</w:t>
            </w:r>
            <w:r w:rsidR="5D8EED66" w:rsidRPr="754464B0">
              <w:rPr>
                <w:rFonts w:eastAsia="Times New Roman"/>
                <w:sz w:val="18"/>
                <w:szCs w:val="18"/>
                <w:lang w:eastAsia="es-MX"/>
              </w:rPr>
              <w:t>o</w:t>
            </w:r>
            <w:r w:rsidRPr="754464B0">
              <w:rPr>
                <w:rFonts w:eastAsia="Times New Roman"/>
                <w:sz w:val="18"/>
                <w:szCs w:val="18"/>
                <w:lang w:eastAsia="es-MX"/>
              </w:rPr>
              <w:t>_n</w:t>
            </w:r>
          </w:p>
        </w:tc>
        <w:tc>
          <w:tcPr>
            <w:tcW w:w="6656" w:type="dxa"/>
            <w:hideMark/>
          </w:tcPr>
          <w:p w14:paraId="4A70B80E" w14:textId="5BB9BE57"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Sample size </w:t>
            </w:r>
            <w:r w:rsidR="4DBC4EF4" w:rsidRPr="754464B0">
              <w:rPr>
                <w:rFonts w:eastAsia="Times New Roman"/>
                <w:sz w:val="18"/>
                <w:szCs w:val="18"/>
                <w:lang w:eastAsia="es-MX"/>
              </w:rPr>
              <w:t xml:space="preserve">for </w:t>
            </w:r>
            <w:r w:rsidRPr="754464B0">
              <w:rPr>
                <w:rFonts w:eastAsia="Times New Roman"/>
                <w:sz w:val="18"/>
                <w:szCs w:val="18"/>
                <w:lang w:eastAsia="es-MX"/>
              </w:rPr>
              <w:t>the offspring control group</w:t>
            </w:r>
            <w:r w:rsidR="77F19F43" w:rsidRPr="754464B0">
              <w:rPr>
                <w:rFonts w:eastAsia="Times New Roman"/>
                <w:sz w:val="18"/>
                <w:szCs w:val="18"/>
                <w:lang w:eastAsia="es-MX"/>
              </w:rPr>
              <w:t>.</w:t>
            </w:r>
          </w:p>
        </w:tc>
      </w:tr>
      <w:tr w:rsidR="00DA2C1B" w:rsidRPr="00763844" w14:paraId="4710AD8C" w14:textId="77777777" w:rsidTr="754464B0">
        <w:trPr>
          <w:trHeight w:val="330"/>
        </w:trPr>
        <w:tc>
          <w:tcPr>
            <w:tcW w:w="2694" w:type="dxa"/>
            <w:hideMark/>
          </w:tcPr>
          <w:p w14:paraId="50C8338C" w14:textId="1B962F57" w:rsidR="00DA2C1B" w:rsidRPr="00763844" w:rsidRDefault="227ABA2E" w:rsidP="00763844">
            <w:pPr>
              <w:ind w:left="142"/>
              <w:rPr>
                <w:rFonts w:eastAsia="Times New Roman"/>
                <w:kern w:val="0"/>
                <w:sz w:val="18"/>
                <w:szCs w:val="18"/>
                <w:lang w:eastAsia="es-MX"/>
                <w14:ligatures w14:val="none"/>
              </w:rPr>
            </w:pPr>
            <w:r w:rsidRPr="754464B0">
              <w:rPr>
                <w:rFonts w:eastAsia="Times New Roman"/>
                <w:sz w:val="18"/>
                <w:szCs w:val="18"/>
                <w:lang w:eastAsia="es-MX"/>
              </w:rPr>
              <w:lastRenderedPageBreak/>
              <w:t>c</w:t>
            </w:r>
            <w:r w:rsidR="4411F7E8" w:rsidRPr="754464B0">
              <w:rPr>
                <w:rFonts w:eastAsia="Times New Roman"/>
                <w:sz w:val="18"/>
                <w:szCs w:val="18"/>
                <w:lang w:eastAsia="es-MX"/>
              </w:rPr>
              <w:t>o</w:t>
            </w:r>
            <w:r w:rsidRPr="754464B0">
              <w:rPr>
                <w:rFonts w:eastAsia="Times New Roman"/>
                <w:sz w:val="18"/>
                <w:szCs w:val="18"/>
                <w:lang w:eastAsia="es-MX"/>
              </w:rPr>
              <w:t>_se</w:t>
            </w:r>
          </w:p>
        </w:tc>
        <w:tc>
          <w:tcPr>
            <w:tcW w:w="6656" w:type="dxa"/>
            <w:hideMark/>
          </w:tcPr>
          <w:p w14:paraId="2B6E71CE" w14:textId="7FC804B7" w:rsidR="00DA2C1B" w:rsidRPr="00763844" w:rsidRDefault="227ABA2E" w:rsidP="754464B0">
            <w:pPr>
              <w:rPr>
                <w:rFonts w:eastAsia="Times New Roman"/>
                <w:kern w:val="0"/>
                <w:sz w:val="18"/>
                <w:szCs w:val="18"/>
                <w:lang w:eastAsia="es-MX"/>
                <w14:ligatures w14:val="none"/>
              </w:rPr>
            </w:pPr>
            <w:r w:rsidRPr="754464B0">
              <w:rPr>
                <w:rFonts w:eastAsia="Times New Roman"/>
                <w:sz w:val="18"/>
                <w:szCs w:val="18"/>
                <w:lang w:eastAsia="es-MX"/>
              </w:rPr>
              <w:t xml:space="preserve">Standard error </w:t>
            </w:r>
            <w:r w:rsidR="685556F4" w:rsidRPr="754464B0">
              <w:rPr>
                <w:rFonts w:eastAsia="Times New Roman"/>
                <w:sz w:val="18"/>
                <w:szCs w:val="18"/>
                <w:lang w:eastAsia="es-MX"/>
              </w:rPr>
              <w:t xml:space="preserve">for </w:t>
            </w:r>
            <w:r w:rsidRPr="754464B0">
              <w:rPr>
                <w:rFonts w:eastAsia="Times New Roman"/>
                <w:sz w:val="18"/>
                <w:szCs w:val="18"/>
                <w:lang w:eastAsia="es-MX"/>
              </w:rPr>
              <w:t xml:space="preserve">the </w:t>
            </w:r>
            <w:r w:rsidR="3CB9FDA4" w:rsidRPr="754464B0">
              <w:rPr>
                <w:rFonts w:eastAsia="Times New Roman"/>
                <w:sz w:val="18"/>
                <w:szCs w:val="18"/>
                <w:lang w:eastAsia="es-MX"/>
              </w:rPr>
              <w:t xml:space="preserve">offspring </w:t>
            </w:r>
            <w:r w:rsidRPr="754464B0">
              <w:rPr>
                <w:rFonts w:eastAsia="Times New Roman"/>
                <w:sz w:val="18"/>
                <w:szCs w:val="18"/>
                <w:lang w:eastAsia="es-MX"/>
              </w:rPr>
              <w:t>control group outcome measure</w:t>
            </w:r>
            <w:r w:rsidR="4AE0E847" w:rsidRPr="754464B0">
              <w:rPr>
                <w:rFonts w:eastAsia="Times New Roman"/>
                <w:sz w:val="18"/>
                <w:szCs w:val="18"/>
                <w:lang w:eastAsia="es-MX"/>
              </w:rPr>
              <w:t>.</w:t>
            </w:r>
          </w:p>
        </w:tc>
      </w:tr>
      <w:tr w:rsidR="00DA2C1B" w:rsidRPr="00763844" w14:paraId="70E13C77" w14:textId="77777777" w:rsidTr="754464B0">
        <w:trPr>
          <w:trHeight w:val="330"/>
        </w:trPr>
        <w:tc>
          <w:tcPr>
            <w:tcW w:w="2694" w:type="dxa"/>
            <w:hideMark/>
          </w:tcPr>
          <w:p w14:paraId="294C81B0" w14:textId="1D20FBB5" w:rsidR="00DA2C1B" w:rsidRPr="00763844" w:rsidRDefault="227ABA2E" w:rsidP="00763844">
            <w:pPr>
              <w:ind w:left="142"/>
              <w:rPr>
                <w:rFonts w:eastAsia="Times New Roman"/>
                <w:kern w:val="0"/>
                <w:sz w:val="18"/>
                <w:szCs w:val="18"/>
                <w:lang w:eastAsia="es-MX"/>
                <w14:ligatures w14:val="none"/>
              </w:rPr>
            </w:pPr>
            <w:r w:rsidRPr="754464B0">
              <w:rPr>
                <w:rFonts w:eastAsia="Times New Roman"/>
                <w:sz w:val="18"/>
                <w:szCs w:val="18"/>
                <w:lang w:eastAsia="es-MX"/>
              </w:rPr>
              <w:t>c</w:t>
            </w:r>
            <w:r w:rsidR="43F31F40" w:rsidRPr="754464B0">
              <w:rPr>
                <w:rFonts w:eastAsia="Times New Roman"/>
                <w:sz w:val="18"/>
                <w:szCs w:val="18"/>
                <w:lang w:eastAsia="es-MX"/>
              </w:rPr>
              <w:t>o</w:t>
            </w:r>
            <w:r w:rsidRPr="754464B0">
              <w:rPr>
                <w:rFonts w:eastAsia="Times New Roman"/>
                <w:sz w:val="18"/>
                <w:szCs w:val="18"/>
                <w:lang w:eastAsia="es-MX"/>
              </w:rPr>
              <w:t>_ci</w:t>
            </w:r>
          </w:p>
        </w:tc>
        <w:tc>
          <w:tcPr>
            <w:tcW w:w="6656" w:type="dxa"/>
            <w:hideMark/>
          </w:tcPr>
          <w:p w14:paraId="77180E15" w14:textId="73509195" w:rsidR="00DA2C1B" w:rsidRPr="00763844" w:rsidRDefault="227ABA2E" w:rsidP="754464B0">
            <w:pPr>
              <w:rPr>
                <w:rFonts w:eastAsia="Times New Roman"/>
                <w:kern w:val="0"/>
                <w:sz w:val="18"/>
                <w:szCs w:val="18"/>
                <w:lang w:eastAsia="es-MX"/>
                <w14:ligatures w14:val="none"/>
              </w:rPr>
            </w:pPr>
            <w:r w:rsidRPr="754464B0">
              <w:rPr>
                <w:rFonts w:eastAsia="Times New Roman"/>
                <w:sz w:val="18"/>
                <w:szCs w:val="18"/>
                <w:lang w:eastAsia="es-MX"/>
              </w:rPr>
              <w:t xml:space="preserve">Confidence intervals </w:t>
            </w:r>
            <w:r w:rsidR="5A8C2220" w:rsidRPr="754464B0">
              <w:rPr>
                <w:rFonts w:eastAsia="Times New Roman"/>
                <w:sz w:val="18"/>
                <w:szCs w:val="18"/>
                <w:lang w:eastAsia="es-MX"/>
              </w:rPr>
              <w:t xml:space="preserve">for </w:t>
            </w:r>
            <w:r w:rsidRPr="754464B0">
              <w:rPr>
                <w:rFonts w:eastAsia="Times New Roman"/>
                <w:sz w:val="18"/>
                <w:szCs w:val="18"/>
                <w:lang w:eastAsia="es-MX"/>
              </w:rPr>
              <w:t xml:space="preserve">the </w:t>
            </w:r>
            <w:r w:rsidR="0AE2A8B7" w:rsidRPr="754464B0">
              <w:rPr>
                <w:rFonts w:eastAsia="Times New Roman"/>
                <w:sz w:val="18"/>
                <w:szCs w:val="18"/>
                <w:lang w:eastAsia="es-MX"/>
              </w:rPr>
              <w:t xml:space="preserve">offspring </w:t>
            </w:r>
            <w:r w:rsidRPr="754464B0">
              <w:rPr>
                <w:rFonts w:eastAsia="Times New Roman"/>
                <w:sz w:val="18"/>
                <w:szCs w:val="18"/>
                <w:lang w:eastAsia="es-MX"/>
              </w:rPr>
              <w:t>control group outcome measure</w:t>
            </w:r>
            <w:r w:rsidR="64BD1C29" w:rsidRPr="754464B0">
              <w:rPr>
                <w:rFonts w:eastAsia="Times New Roman"/>
                <w:sz w:val="18"/>
                <w:szCs w:val="18"/>
                <w:lang w:eastAsia="es-MX"/>
              </w:rPr>
              <w:t xml:space="preserve">. </w:t>
            </w:r>
            <w:r w:rsidR="45BE057B" w:rsidRPr="754464B0">
              <w:rPr>
                <w:rFonts w:eastAsia="Times New Roman"/>
                <w:sz w:val="18"/>
                <w:szCs w:val="18"/>
                <w:lang w:eastAsia="es-MX"/>
              </w:rPr>
              <w:t>I</w:t>
            </w:r>
            <w:r w:rsidRPr="754464B0">
              <w:rPr>
                <w:rFonts w:eastAsia="Times New Roman"/>
                <w:sz w:val="18"/>
                <w:szCs w:val="18"/>
                <w:lang w:eastAsia="es-MX"/>
              </w:rPr>
              <w:t xml:space="preserve">f </w:t>
            </w:r>
            <w:r w:rsidR="7A1DF748" w:rsidRPr="754464B0">
              <w:rPr>
                <w:rFonts w:eastAsia="Times New Roman"/>
                <w:sz w:val="18"/>
                <w:szCs w:val="18"/>
                <w:lang w:eastAsia="es-MX"/>
              </w:rPr>
              <w:t xml:space="preserve">only CI are </w:t>
            </w:r>
            <w:r w:rsidRPr="754464B0">
              <w:rPr>
                <w:rFonts w:eastAsia="Times New Roman"/>
                <w:sz w:val="18"/>
                <w:szCs w:val="18"/>
                <w:lang w:eastAsia="es-MX"/>
              </w:rPr>
              <w:t>reported</w:t>
            </w:r>
            <w:r w:rsidR="7FB1744B" w:rsidRPr="754464B0">
              <w:rPr>
                <w:rFonts w:eastAsia="Times New Roman"/>
                <w:sz w:val="18"/>
                <w:szCs w:val="18"/>
                <w:lang w:eastAsia="es-MX"/>
              </w:rPr>
              <w:t>,</w:t>
            </w:r>
            <w:r w:rsidRPr="754464B0">
              <w:rPr>
                <w:rFonts w:eastAsia="Times New Roman"/>
                <w:sz w:val="18"/>
                <w:szCs w:val="18"/>
                <w:lang w:eastAsia="es-MX"/>
              </w:rPr>
              <w:t xml:space="preserve"> they will be transformed to SE and noted in the stat_comment column</w:t>
            </w:r>
            <w:r w:rsidR="00481318" w:rsidRPr="754464B0">
              <w:rPr>
                <w:rFonts w:eastAsia="Times New Roman"/>
                <w:sz w:val="18"/>
                <w:szCs w:val="18"/>
                <w:lang w:eastAsia="es-MX"/>
              </w:rPr>
              <w:t>.</w:t>
            </w:r>
          </w:p>
        </w:tc>
      </w:tr>
      <w:tr w:rsidR="00DA2C1B" w:rsidRPr="00763844" w14:paraId="792C4018" w14:textId="77777777" w:rsidTr="754464B0">
        <w:trPr>
          <w:trHeight w:val="330"/>
        </w:trPr>
        <w:tc>
          <w:tcPr>
            <w:tcW w:w="2694" w:type="dxa"/>
            <w:hideMark/>
          </w:tcPr>
          <w:p w14:paraId="791394FD" w14:textId="77777777" w:rsidR="00DA2C1B" w:rsidRPr="00763844" w:rsidRDefault="00DA2C1B" w:rsidP="00763844">
            <w:pPr>
              <w:ind w:left="142"/>
              <w:rPr>
                <w:rFonts w:eastAsia="Times New Roman"/>
                <w:kern w:val="0"/>
                <w:sz w:val="18"/>
                <w:szCs w:val="18"/>
                <w:lang w:eastAsia="es-MX"/>
                <w14:ligatures w14:val="none"/>
              </w:rPr>
            </w:pPr>
            <w:r w:rsidRPr="00763844">
              <w:rPr>
                <w:rFonts w:eastAsia="Times New Roman"/>
                <w:sz w:val="18"/>
                <w:szCs w:val="18"/>
                <w:lang w:eastAsia="es-MX"/>
              </w:rPr>
              <w:t>ex_mean</w:t>
            </w:r>
          </w:p>
        </w:tc>
        <w:tc>
          <w:tcPr>
            <w:tcW w:w="6656" w:type="dxa"/>
            <w:hideMark/>
          </w:tcPr>
          <w:p w14:paraId="7F479BAD" w14:textId="6568FD15" w:rsidR="00DA2C1B" w:rsidRPr="00763844" w:rsidRDefault="7460DBBA" w:rsidP="754464B0">
            <w:pPr>
              <w:rPr>
                <w:rFonts w:eastAsia="Times New Roman"/>
                <w:kern w:val="0"/>
                <w:sz w:val="18"/>
                <w:szCs w:val="18"/>
                <w:lang w:eastAsia="es-MX"/>
                <w14:ligatures w14:val="none"/>
              </w:rPr>
            </w:pPr>
            <w:r w:rsidRPr="754464B0">
              <w:rPr>
                <w:rFonts w:eastAsia="Times New Roman"/>
                <w:sz w:val="18"/>
                <w:szCs w:val="18"/>
                <w:lang w:eastAsia="es-MX"/>
              </w:rPr>
              <w:t xml:space="preserve">Mean </w:t>
            </w:r>
            <w:r w:rsidR="42AB0807" w:rsidRPr="754464B0">
              <w:rPr>
                <w:rFonts w:eastAsia="Times New Roman"/>
                <w:sz w:val="18"/>
                <w:szCs w:val="18"/>
                <w:lang w:eastAsia="es-MX"/>
              </w:rPr>
              <w:t>for the offspring</w:t>
            </w:r>
            <w:r w:rsidR="227ABA2E" w:rsidRPr="754464B0">
              <w:rPr>
                <w:rFonts w:eastAsia="Times New Roman"/>
                <w:sz w:val="18"/>
                <w:szCs w:val="18"/>
                <w:lang w:eastAsia="es-MX"/>
              </w:rPr>
              <w:t xml:space="preserve"> experimental group outcome measure</w:t>
            </w:r>
            <w:r w:rsidR="557A2076" w:rsidRPr="754464B0">
              <w:rPr>
                <w:rFonts w:eastAsia="Times New Roman"/>
                <w:sz w:val="18"/>
                <w:szCs w:val="18"/>
                <w:lang w:eastAsia="es-MX"/>
              </w:rPr>
              <w:t>.</w:t>
            </w:r>
          </w:p>
        </w:tc>
      </w:tr>
      <w:tr w:rsidR="00DA2C1B" w:rsidRPr="00763844" w14:paraId="6F3F0B17" w14:textId="77777777" w:rsidTr="754464B0">
        <w:trPr>
          <w:trHeight w:val="330"/>
        </w:trPr>
        <w:tc>
          <w:tcPr>
            <w:tcW w:w="2694" w:type="dxa"/>
            <w:hideMark/>
          </w:tcPr>
          <w:p w14:paraId="52E12640" w14:textId="77777777" w:rsidR="00DA2C1B" w:rsidRPr="00763844" w:rsidRDefault="00DA2C1B" w:rsidP="00763844">
            <w:pPr>
              <w:ind w:left="142"/>
              <w:rPr>
                <w:rFonts w:eastAsia="Times New Roman"/>
                <w:kern w:val="0"/>
                <w:sz w:val="18"/>
                <w:szCs w:val="18"/>
                <w:lang w:eastAsia="es-MX"/>
                <w14:ligatures w14:val="none"/>
              </w:rPr>
            </w:pPr>
            <w:r w:rsidRPr="00763844">
              <w:rPr>
                <w:rFonts w:eastAsia="Times New Roman"/>
                <w:sz w:val="18"/>
                <w:szCs w:val="18"/>
                <w:lang w:eastAsia="es-MX"/>
              </w:rPr>
              <w:t>ex_sd</w:t>
            </w:r>
          </w:p>
        </w:tc>
        <w:tc>
          <w:tcPr>
            <w:tcW w:w="6656" w:type="dxa"/>
            <w:hideMark/>
          </w:tcPr>
          <w:p w14:paraId="22854F47" w14:textId="15C1D3BC" w:rsidR="00DA2C1B" w:rsidRPr="00763844" w:rsidRDefault="227ABA2E" w:rsidP="754464B0">
            <w:pPr>
              <w:rPr>
                <w:rFonts w:eastAsia="Times New Roman"/>
                <w:kern w:val="0"/>
                <w:sz w:val="18"/>
                <w:szCs w:val="18"/>
                <w:lang w:eastAsia="es-MX"/>
                <w14:ligatures w14:val="none"/>
              </w:rPr>
            </w:pPr>
            <w:r w:rsidRPr="754464B0">
              <w:rPr>
                <w:rFonts w:eastAsia="Times New Roman"/>
                <w:sz w:val="18"/>
                <w:szCs w:val="18"/>
                <w:lang w:eastAsia="es-MX"/>
              </w:rPr>
              <w:t xml:space="preserve">Standard deviation </w:t>
            </w:r>
            <w:r w:rsidR="21D5BEB6" w:rsidRPr="754464B0">
              <w:rPr>
                <w:rFonts w:eastAsia="Times New Roman"/>
                <w:sz w:val="18"/>
                <w:szCs w:val="18"/>
                <w:lang w:eastAsia="es-MX"/>
              </w:rPr>
              <w:t>fo</w:t>
            </w:r>
            <w:r w:rsidR="001B6C56">
              <w:rPr>
                <w:rFonts w:eastAsia="Times New Roman"/>
                <w:sz w:val="18"/>
                <w:szCs w:val="18"/>
                <w:lang w:eastAsia="es-MX"/>
              </w:rPr>
              <w:t xml:space="preserve">r </w:t>
            </w:r>
            <w:r w:rsidRPr="754464B0">
              <w:rPr>
                <w:rFonts w:eastAsia="Times New Roman"/>
                <w:sz w:val="18"/>
                <w:szCs w:val="18"/>
                <w:lang w:eastAsia="es-MX"/>
              </w:rPr>
              <w:t xml:space="preserve">the </w:t>
            </w:r>
            <w:r w:rsidR="7A560B1D" w:rsidRPr="754464B0">
              <w:rPr>
                <w:rFonts w:eastAsia="Times New Roman"/>
                <w:sz w:val="18"/>
                <w:szCs w:val="18"/>
                <w:lang w:eastAsia="es-MX"/>
              </w:rPr>
              <w:t xml:space="preserve">offspring </w:t>
            </w:r>
            <w:r w:rsidRPr="754464B0">
              <w:rPr>
                <w:rFonts w:eastAsia="Times New Roman"/>
                <w:sz w:val="18"/>
                <w:szCs w:val="18"/>
                <w:lang w:eastAsia="es-MX"/>
              </w:rPr>
              <w:t>experimental group outcome measure</w:t>
            </w:r>
            <w:r w:rsidR="04DCD120" w:rsidRPr="754464B0">
              <w:rPr>
                <w:rFonts w:eastAsia="Times New Roman"/>
                <w:sz w:val="18"/>
                <w:szCs w:val="18"/>
                <w:lang w:eastAsia="es-MX"/>
              </w:rPr>
              <w:t>.</w:t>
            </w:r>
          </w:p>
        </w:tc>
      </w:tr>
      <w:tr w:rsidR="00FC4828" w:rsidRPr="00763844" w14:paraId="09D48F42" w14:textId="77777777" w:rsidTr="001B6C56">
        <w:trPr>
          <w:trHeight w:val="287"/>
        </w:trPr>
        <w:tc>
          <w:tcPr>
            <w:tcW w:w="2694" w:type="dxa"/>
          </w:tcPr>
          <w:p w14:paraId="127D88B4" w14:textId="127F4678" w:rsidR="00FC4828" w:rsidRPr="00763844" w:rsidRDefault="691A787F" w:rsidP="00763844">
            <w:pPr>
              <w:ind w:left="142"/>
              <w:rPr>
                <w:rFonts w:eastAsia="Times New Roman"/>
                <w:sz w:val="18"/>
                <w:szCs w:val="18"/>
                <w:lang w:eastAsia="es-MX"/>
              </w:rPr>
            </w:pPr>
            <w:r w:rsidRPr="754464B0">
              <w:rPr>
                <w:rFonts w:eastAsia="Times New Roman"/>
                <w:sz w:val="18"/>
                <w:szCs w:val="18"/>
                <w:lang w:eastAsia="es-MX"/>
              </w:rPr>
              <w:t>ex_n</w:t>
            </w:r>
          </w:p>
        </w:tc>
        <w:tc>
          <w:tcPr>
            <w:tcW w:w="6656" w:type="dxa"/>
          </w:tcPr>
          <w:p w14:paraId="74F22DD1" w14:textId="37BF3605" w:rsidR="00FC4828" w:rsidRPr="00763844" w:rsidRDefault="691A787F" w:rsidP="00FC4828">
            <w:pPr>
              <w:rPr>
                <w:rFonts w:eastAsia="Times New Roman"/>
                <w:sz w:val="18"/>
                <w:szCs w:val="18"/>
                <w:lang w:eastAsia="es-MX"/>
              </w:rPr>
            </w:pPr>
            <w:r w:rsidRPr="754464B0">
              <w:rPr>
                <w:rFonts w:eastAsia="Times New Roman"/>
                <w:sz w:val="18"/>
                <w:szCs w:val="18"/>
                <w:lang w:eastAsia="es-MX"/>
              </w:rPr>
              <w:t xml:space="preserve">Sample size </w:t>
            </w:r>
            <w:r w:rsidR="1D4DCA0E" w:rsidRPr="754464B0">
              <w:rPr>
                <w:rFonts w:eastAsia="Times New Roman"/>
                <w:sz w:val="18"/>
                <w:szCs w:val="18"/>
                <w:lang w:eastAsia="es-MX"/>
              </w:rPr>
              <w:t>for</w:t>
            </w:r>
            <w:r w:rsidR="001B6C56">
              <w:rPr>
                <w:rFonts w:eastAsia="Times New Roman"/>
                <w:sz w:val="18"/>
                <w:szCs w:val="18"/>
                <w:lang w:eastAsia="es-MX"/>
              </w:rPr>
              <w:t xml:space="preserve"> </w:t>
            </w:r>
            <w:r w:rsidRPr="754464B0">
              <w:rPr>
                <w:rFonts w:eastAsia="Times New Roman"/>
                <w:sz w:val="18"/>
                <w:szCs w:val="18"/>
                <w:lang w:eastAsia="es-MX"/>
              </w:rPr>
              <w:t>the offspring experimental group</w:t>
            </w:r>
            <w:r w:rsidR="644243A8" w:rsidRPr="754464B0">
              <w:rPr>
                <w:rFonts w:eastAsia="Times New Roman"/>
                <w:sz w:val="18"/>
                <w:szCs w:val="18"/>
                <w:lang w:eastAsia="es-MX"/>
              </w:rPr>
              <w:t>.</w:t>
            </w:r>
          </w:p>
        </w:tc>
      </w:tr>
      <w:tr w:rsidR="00FC4828" w:rsidRPr="00763844" w14:paraId="2C80E339" w14:textId="77777777" w:rsidTr="754464B0">
        <w:trPr>
          <w:trHeight w:val="330"/>
        </w:trPr>
        <w:tc>
          <w:tcPr>
            <w:tcW w:w="2694" w:type="dxa"/>
            <w:hideMark/>
          </w:tcPr>
          <w:p w14:paraId="0FB4B80E" w14:textId="2D440B37"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ex_se</w:t>
            </w:r>
          </w:p>
        </w:tc>
        <w:tc>
          <w:tcPr>
            <w:tcW w:w="6656" w:type="dxa"/>
            <w:hideMark/>
          </w:tcPr>
          <w:p w14:paraId="2305B1C0" w14:textId="3D884225" w:rsidR="00FC4828" w:rsidRPr="00763844" w:rsidRDefault="691A787F" w:rsidP="754464B0">
            <w:pPr>
              <w:rPr>
                <w:rFonts w:eastAsia="Times New Roman"/>
                <w:kern w:val="0"/>
                <w:sz w:val="18"/>
                <w:szCs w:val="18"/>
                <w:lang w:eastAsia="es-MX"/>
                <w14:ligatures w14:val="none"/>
              </w:rPr>
            </w:pPr>
            <w:r w:rsidRPr="754464B0">
              <w:rPr>
                <w:rFonts w:eastAsia="Times New Roman"/>
                <w:sz w:val="18"/>
                <w:szCs w:val="18"/>
                <w:lang w:eastAsia="es-MX"/>
              </w:rPr>
              <w:t xml:space="preserve">Standard error </w:t>
            </w:r>
            <w:r w:rsidR="0B497C78" w:rsidRPr="754464B0">
              <w:rPr>
                <w:rFonts w:eastAsia="Times New Roman"/>
                <w:sz w:val="18"/>
                <w:szCs w:val="18"/>
                <w:lang w:eastAsia="es-MX"/>
              </w:rPr>
              <w:t xml:space="preserve">for </w:t>
            </w:r>
            <w:r w:rsidRPr="754464B0">
              <w:rPr>
                <w:rFonts w:eastAsia="Times New Roman"/>
                <w:sz w:val="18"/>
                <w:szCs w:val="18"/>
                <w:lang w:eastAsia="es-MX"/>
              </w:rPr>
              <w:t xml:space="preserve">the </w:t>
            </w:r>
            <w:r w:rsidR="20E2A829" w:rsidRPr="754464B0">
              <w:rPr>
                <w:rFonts w:eastAsia="Times New Roman"/>
                <w:sz w:val="18"/>
                <w:szCs w:val="18"/>
                <w:lang w:eastAsia="es-MX"/>
              </w:rPr>
              <w:t xml:space="preserve">offspring </w:t>
            </w:r>
            <w:r w:rsidRPr="754464B0">
              <w:rPr>
                <w:rFonts w:eastAsia="Times New Roman"/>
                <w:sz w:val="18"/>
                <w:szCs w:val="18"/>
                <w:lang w:eastAsia="es-MX"/>
              </w:rPr>
              <w:t>experimental group outcome measure</w:t>
            </w:r>
          </w:p>
        </w:tc>
      </w:tr>
      <w:tr w:rsidR="00FC4828" w:rsidRPr="00763844" w14:paraId="69F5FFAF" w14:textId="77777777" w:rsidTr="754464B0">
        <w:trPr>
          <w:trHeight w:val="330"/>
        </w:trPr>
        <w:tc>
          <w:tcPr>
            <w:tcW w:w="2694" w:type="dxa"/>
            <w:hideMark/>
          </w:tcPr>
          <w:p w14:paraId="1E9D0DDA" w14:textId="55A92648"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ex_ci</w:t>
            </w:r>
          </w:p>
        </w:tc>
        <w:tc>
          <w:tcPr>
            <w:tcW w:w="6656" w:type="dxa"/>
            <w:hideMark/>
          </w:tcPr>
          <w:p w14:paraId="0A29357F" w14:textId="02856E46" w:rsidR="00FC4828" w:rsidRPr="00763844" w:rsidRDefault="691A787F" w:rsidP="754464B0">
            <w:pPr>
              <w:rPr>
                <w:rFonts w:eastAsia="Times New Roman"/>
                <w:kern w:val="0"/>
                <w:sz w:val="18"/>
                <w:szCs w:val="18"/>
                <w:lang w:eastAsia="es-MX"/>
                <w14:ligatures w14:val="none"/>
              </w:rPr>
            </w:pPr>
            <w:r w:rsidRPr="754464B0">
              <w:rPr>
                <w:rFonts w:eastAsia="Times New Roman"/>
                <w:sz w:val="18"/>
                <w:szCs w:val="18"/>
                <w:lang w:eastAsia="es-MX"/>
              </w:rPr>
              <w:t xml:space="preserve">Confidence intervals </w:t>
            </w:r>
            <w:r w:rsidR="3890C586" w:rsidRPr="754464B0">
              <w:rPr>
                <w:rFonts w:eastAsia="Times New Roman"/>
                <w:sz w:val="18"/>
                <w:szCs w:val="18"/>
                <w:lang w:eastAsia="es-MX"/>
              </w:rPr>
              <w:t xml:space="preserve">for </w:t>
            </w:r>
            <w:r w:rsidRPr="754464B0">
              <w:rPr>
                <w:rFonts w:eastAsia="Times New Roman"/>
                <w:sz w:val="18"/>
                <w:szCs w:val="18"/>
                <w:lang w:eastAsia="es-MX"/>
              </w:rPr>
              <w:t xml:space="preserve">the </w:t>
            </w:r>
            <w:r w:rsidR="3C77568F" w:rsidRPr="754464B0">
              <w:rPr>
                <w:rFonts w:eastAsia="Times New Roman"/>
                <w:sz w:val="18"/>
                <w:szCs w:val="18"/>
                <w:lang w:eastAsia="es-MX"/>
              </w:rPr>
              <w:t xml:space="preserve">offspring </w:t>
            </w:r>
            <w:r w:rsidRPr="754464B0">
              <w:rPr>
                <w:rFonts w:eastAsia="Times New Roman"/>
                <w:sz w:val="18"/>
                <w:szCs w:val="18"/>
                <w:lang w:eastAsia="es-MX"/>
              </w:rPr>
              <w:t>experimental group outcome measure</w:t>
            </w:r>
            <w:r w:rsidR="7B95CE79" w:rsidRPr="754464B0">
              <w:rPr>
                <w:rFonts w:eastAsia="Times New Roman"/>
                <w:sz w:val="18"/>
                <w:szCs w:val="18"/>
                <w:lang w:eastAsia="es-MX"/>
              </w:rPr>
              <w:t>.</w:t>
            </w:r>
            <w:r w:rsidRPr="754464B0">
              <w:rPr>
                <w:rFonts w:eastAsia="Times New Roman"/>
                <w:sz w:val="18"/>
                <w:szCs w:val="18"/>
                <w:lang w:eastAsia="es-MX"/>
              </w:rPr>
              <w:t xml:space="preserve"> </w:t>
            </w:r>
            <w:r w:rsidR="6C952292" w:rsidRPr="754464B0">
              <w:rPr>
                <w:rFonts w:eastAsia="Times New Roman"/>
                <w:sz w:val="18"/>
                <w:szCs w:val="18"/>
                <w:lang w:eastAsia="es-MX"/>
              </w:rPr>
              <w:t>I</w:t>
            </w:r>
            <w:r w:rsidR="09C025DA" w:rsidRPr="754464B0">
              <w:rPr>
                <w:rFonts w:eastAsia="Times New Roman"/>
                <w:sz w:val="18"/>
                <w:szCs w:val="18"/>
                <w:lang w:eastAsia="es-MX"/>
              </w:rPr>
              <w:t xml:space="preserve">f only CI are </w:t>
            </w:r>
            <w:r w:rsidRPr="754464B0">
              <w:rPr>
                <w:rFonts w:eastAsia="Times New Roman"/>
                <w:sz w:val="18"/>
                <w:szCs w:val="18"/>
                <w:lang w:eastAsia="es-MX"/>
              </w:rPr>
              <w:t>reported</w:t>
            </w:r>
            <w:r w:rsidR="623116BA" w:rsidRPr="754464B0">
              <w:rPr>
                <w:rFonts w:eastAsia="Times New Roman"/>
                <w:sz w:val="18"/>
                <w:szCs w:val="18"/>
                <w:lang w:eastAsia="es-MX"/>
              </w:rPr>
              <w:t>,</w:t>
            </w:r>
            <w:r w:rsidRPr="754464B0">
              <w:rPr>
                <w:rFonts w:eastAsia="Times New Roman"/>
                <w:sz w:val="18"/>
                <w:szCs w:val="18"/>
                <w:lang w:eastAsia="es-MX"/>
              </w:rPr>
              <w:t xml:space="preserve"> they will be transformed to SE and noted in the stat_comment column</w:t>
            </w:r>
            <w:r w:rsidR="755680E4" w:rsidRPr="754464B0">
              <w:rPr>
                <w:rFonts w:eastAsia="Times New Roman"/>
                <w:sz w:val="18"/>
                <w:szCs w:val="18"/>
                <w:lang w:eastAsia="es-MX"/>
              </w:rPr>
              <w:t>.</w:t>
            </w:r>
          </w:p>
        </w:tc>
      </w:tr>
      <w:tr w:rsidR="00FC4828" w:rsidRPr="00763844" w14:paraId="2DF5AAFB" w14:textId="77777777" w:rsidTr="754464B0">
        <w:trPr>
          <w:trHeight w:val="330"/>
        </w:trPr>
        <w:tc>
          <w:tcPr>
            <w:tcW w:w="2694" w:type="dxa"/>
            <w:hideMark/>
          </w:tcPr>
          <w:p w14:paraId="1D5EBF68" w14:textId="70DB20B0" w:rsidR="00FC4828" w:rsidRPr="00763844" w:rsidRDefault="00FC4828" w:rsidP="00763844">
            <w:pPr>
              <w:ind w:left="142"/>
              <w:rPr>
                <w:rFonts w:eastAsia="Times New Roman"/>
                <w:kern w:val="0"/>
                <w:sz w:val="18"/>
                <w:szCs w:val="18"/>
                <w:lang w:eastAsia="es-MX"/>
                <w14:ligatures w14:val="none"/>
              </w:rPr>
            </w:pPr>
            <w:r w:rsidRPr="00763844">
              <w:rPr>
                <w:rFonts w:eastAsia="Times New Roman"/>
                <w:sz w:val="18"/>
                <w:szCs w:val="18"/>
                <w:lang w:eastAsia="es-MX"/>
              </w:rPr>
              <w:t>stat_comment</w:t>
            </w:r>
          </w:p>
        </w:tc>
        <w:tc>
          <w:tcPr>
            <w:tcW w:w="6656" w:type="dxa"/>
            <w:hideMark/>
          </w:tcPr>
          <w:p w14:paraId="56E1C2A9" w14:textId="53E41E83" w:rsidR="00FC4828" w:rsidRPr="00763844" w:rsidRDefault="691A787F" w:rsidP="00FC4828">
            <w:pPr>
              <w:rPr>
                <w:rFonts w:eastAsia="Times New Roman"/>
                <w:kern w:val="0"/>
                <w:sz w:val="18"/>
                <w:szCs w:val="18"/>
                <w:lang w:eastAsia="es-MX"/>
                <w14:ligatures w14:val="none"/>
              </w:rPr>
            </w:pPr>
            <w:r w:rsidRPr="754464B0">
              <w:rPr>
                <w:rFonts w:eastAsia="Times New Roman"/>
                <w:sz w:val="18"/>
                <w:szCs w:val="18"/>
                <w:lang w:eastAsia="es-MX"/>
              </w:rPr>
              <w:t xml:space="preserve">Notes regarding statistics </w:t>
            </w:r>
            <w:r w:rsidR="67690B2C" w:rsidRPr="754464B0">
              <w:rPr>
                <w:rFonts w:eastAsia="Times New Roman"/>
                <w:sz w:val="18"/>
                <w:szCs w:val="18"/>
                <w:lang w:eastAsia="es-MX"/>
              </w:rPr>
              <w:t xml:space="preserve">extracted </w:t>
            </w:r>
            <w:r w:rsidRPr="754464B0">
              <w:rPr>
                <w:rFonts w:eastAsia="Times New Roman"/>
                <w:sz w:val="18"/>
                <w:szCs w:val="18"/>
                <w:lang w:eastAsia="es-MX"/>
              </w:rPr>
              <w:t>for the outcome measure</w:t>
            </w:r>
            <w:r w:rsidR="44DBA5E6" w:rsidRPr="754464B0">
              <w:rPr>
                <w:rFonts w:eastAsia="Times New Roman"/>
                <w:sz w:val="18"/>
                <w:szCs w:val="18"/>
                <w:lang w:eastAsia="es-MX"/>
              </w:rPr>
              <w:t>s</w:t>
            </w:r>
            <w:r w:rsidR="13DEE504" w:rsidRPr="754464B0">
              <w:rPr>
                <w:rFonts w:eastAsia="Times New Roman"/>
                <w:sz w:val="18"/>
                <w:szCs w:val="18"/>
                <w:lang w:eastAsia="es-MX"/>
              </w:rPr>
              <w:t>.</w:t>
            </w:r>
          </w:p>
        </w:tc>
      </w:tr>
      <w:tr w:rsidR="00BF3B99" w:rsidRPr="00763844" w14:paraId="00644070" w14:textId="77777777" w:rsidTr="754464B0">
        <w:trPr>
          <w:trHeight w:val="330"/>
        </w:trPr>
        <w:tc>
          <w:tcPr>
            <w:tcW w:w="2694" w:type="dxa"/>
            <w:tcBorders>
              <w:bottom w:val="single" w:sz="4" w:space="0" w:color="auto"/>
            </w:tcBorders>
          </w:tcPr>
          <w:p w14:paraId="275D5B6D" w14:textId="3B4E9FB8" w:rsidR="00BF3B99" w:rsidRPr="00763844" w:rsidRDefault="001B6C56" w:rsidP="00763844">
            <w:pPr>
              <w:ind w:left="142"/>
              <w:rPr>
                <w:rFonts w:eastAsia="Times New Roman"/>
                <w:sz w:val="18"/>
                <w:szCs w:val="18"/>
                <w:lang w:eastAsia="es-MX"/>
              </w:rPr>
            </w:pPr>
            <w:r>
              <w:rPr>
                <w:rFonts w:eastAsia="Times New Roman"/>
                <w:sz w:val="18"/>
                <w:szCs w:val="18"/>
                <w:lang w:eastAsia="es-MX"/>
              </w:rPr>
              <w:t>g</w:t>
            </w:r>
            <w:r w:rsidR="00266531" w:rsidRPr="00763844">
              <w:rPr>
                <w:rFonts w:eastAsia="Times New Roman"/>
                <w:sz w:val="18"/>
                <w:szCs w:val="18"/>
                <w:lang w:eastAsia="es-MX"/>
              </w:rPr>
              <w:t>eneral_comment</w:t>
            </w:r>
          </w:p>
        </w:tc>
        <w:tc>
          <w:tcPr>
            <w:tcW w:w="6656" w:type="dxa"/>
            <w:tcBorders>
              <w:bottom w:val="single" w:sz="4" w:space="0" w:color="auto"/>
            </w:tcBorders>
          </w:tcPr>
          <w:p w14:paraId="43892BDB" w14:textId="71737270" w:rsidR="00BF3B99" w:rsidRPr="00763844" w:rsidRDefault="659B1068" w:rsidP="00FC4828">
            <w:pPr>
              <w:rPr>
                <w:rFonts w:eastAsia="Times New Roman"/>
                <w:sz w:val="18"/>
                <w:szCs w:val="18"/>
                <w:lang w:eastAsia="es-MX"/>
              </w:rPr>
            </w:pPr>
            <w:r w:rsidRPr="754464B0">
              <w:rPr>
                <w:rFonts w:eastAsia="Times New Roman"/>
                <w:sz w:val="18"/>
                <w:szCs w:val="18"/>
                <w:lang w:eastAsia="es-MX"/>
              </w:rPr>
              <w:t xml:space="preserve">Any relevant overall </w:t>
            </w:r>
            <w:r w:rsidR="5129D763" w:rsidRPr="754464B0">
              <w:rPr>
                <w:rFonts w:eastAsia="Times New Roman"/>
                <w:sz w:val="18"/>
                <w:szCs w:val="18"/>
                <w:lang w:eastAsia="es-MX"/>
              </w:rPr>
              <w:t>notes for the extracted data.</w:t>
            </w:r>
          </w:p>
        </w:tc>
      </w:tr>
    </w:tbl>
    <w:p w14:paraId="77EB5482" w14:textId="5281B4C2" w:rsidR="00395573" w:rsidRPr="00C831AA" w:rsidRDefault="00395573" w:rsidP="00F812C6"/>
    <w:p w14:paraId="4198E7B8" w14:textId="55246566" w:rsidR="009979EC" w:rsidRPr="00C831AA" w:rsidRDefault="006E40B0" w:rsidP="009979EC">
      <w:pPr>
        <w:pStyle w:val="Heading2"/>
      </w:pPr>
      <w:r w:rsidRPr="00C831AA">
        <w:t>Risk of Bias and Methodological Quality Assessment</w:t>
      </w:r>
    </w:p>
    <w:p w14:paraId="5CDC0C72" w14:textId="01EEDB88" w:rsidR="00865DF9" w:rsidRPr="00C831AA" w:rsidRDefault="23917A53" w:rsidP="754464B0">
      <w:r>
        <w:t xml:space="preserve">We will </w:t>
      </w:r>
      <w:r w:rsidR="3F931BD1">
        <w:t>evaluate the internal validity and methodological rigor of the included studies</w:t>
      </w:r>
      <w:r>
        <w:t xml:space="preserve"> </w:t>
      </w:r>
      <w:r w:rsidR="7F971063">
        <w:t>as</w:t>
      </w:r>
      <w:r>
        <w:t xml:space="preserve"> quality-appraisal</w:t>
      </w:r>
      <w:r w:rsidR="69517245">
        <w:t xml:space="preserve">. </w:t>
      </w:r>
      <w:r w:rsidR="5C936CC8">
        <w:t>For this, w</w:t>
      </w:r>
      <w:r w:rsidR="69517245">
        <w:t>e</w:t>
      </w:r>
      <w:r w:rsidR="492775DE">
        <w:t xml:space="preserve"> </w:t>
      </w:r>
      <w:r>
        <w:t>ad</w:t>
      </w:r>
      <w:r w:rsidR="4E5373ED">
        <w:t>a</w:t>
      </w:r>
      <w:r>
        <w:t>pt</w:t>
      </w:r>
      <w:r w:rsidR="0EDDE7A6">
        <w:t>ed</w:t>
      </w:r>
      <w:r>
        <w:t xml:space="preserve"> </w:t>
      </w:r>
      <w:r w:rsidR="5F6E5E74">
        <w:t xml:space="preserve">the </w:t>
      </w:r>
      <w:r w:rsidR="3F931BD1" w:rsidRPr="754464B0">
        <w:rPr>
          <w:b/>
          <w:bCs/>
        </w:rPr>
        <w:t>CRIME-Q tool</w:t>
      </w:r>
      <w:r w:rsidR="5F6E5E74">
        <w:t xml:space="preserve"> </w:t>
      </w:r>
      <w:r w:rsidR="7F061DAA">
        <w:fldChar w:fldCharType="begin"/>
      </w:r>
      <w:r w:rsidR="7F061DAA">
        <w:instrText xml:space="preserve"> ADDIN ZOTERO_ITEM CSL_CITATION {"citationID":"YTFtEI1C","properties":{"formattedCitation":"(Andersen et al. 2024)","plainCitation":"(Andersen et al. 2024)","noteIndex":0},"citationItems":[{"id":43011,"uris":["http://zotero.org/users/10909068/items/XQY23VY9"],"itemData":{"id":43011,"type":"article-journal","abstract":"Background Systematic reviews within the field of animal research are becoming more common. However, in animal translational research, issues related to methodological quality and quality of reporting continue to arise, potentially leading to underestimation or overestimation of the effects of interventions or prevent studies from being replicated. The various tools and checklists available to ensure good-quality studies and proper reporting include both unique and/or overlapping items and/or simply lack necessary elements or are too situational to certain conditions or diseases. Currently, there is no tool available, which covers all aspects of animal models, from bench-top activities to animal facilities, hence a new tool is needed. This tool should be designed to be able to assess all kinds of animal studies such as old, new, low quality, high quality, interventional and noninterventional on. It should do this on multiple levels through items on quality of reporting, methodological (technical) quality, and risk of bias, for use in assessing the overall quality of studies involving animal research.\nMethods During a systematic review of meningioma models in animals, we developed a novel unifying tool that can assess all types of animal studies from multiple perspectives. The tool was inspired by the Collaborative Approach to Meta Analysis and Review of Animal Data from Experimental Studies (CAMARADES) checklist, the ARRIVE 2.0 guidelines, and SYRCLE’s risk of bias tool, while also incorporating unique items. We used the interrater agreement percentage and Cohen’s kappa index to test the interrater agreement between two independent reviewers for the items in the tool.\nResults There was high interrater agreement across all items (92.9%, 95% CI 91.0–94.8). Cohen’s kappa index showed quality of reporting had the best mean index of 0.86 (95%-CI 0.78–0.94), methodological quality had a mean index of 0.83 (95%-CI 0.78–0.94) and finally the items from SYRCLE’s risk of bias had a mean kappa index of 0.68 (95%-CI 0.57–0.79).\nConclusions The Critical Appraisal of Methodological (technical) Quality, Quality of Reporting and Risk of Bias in Animal Research (CRIME-Q) tool unifies a broad spectrum of information (both unique items and items inspired by other","container-title":"BMC Medical Research Methodology","DOI":"10.1186/s12874-024-02413-0","ISSN":"1471-2288","issue":"1","journalAbbreviation":"BMC Med Res Methodol","language":"en","page":"306","source":"DOI.org (Crossref)","title":"CRIME-Q—a unifying tool for critical appraisal of methodological (technical) quality, quality of reporting and risk of bias in animal research","volume":"24","author":[{"family":"Andersen","given":"Mikkel Schou"},{"family":"Kofoed","given":"Mikkel Seremet"},{"family":"Paludan-Müller","given":"Asger Sand"},{"family":"Pedersen","given":"Christian Bonde"},{"family":"Mathiesen","given":"Tiit"},{"family":"Mawrin","given":"Christian"},{"family":"Olsen","given":"Birgitte Brinkmann"},{"family":"Halle","given":"Bo"},{"family":"Poulsen","given":"Frantz Rom"}],"issued":{"date-parts":[["2024",12,19]]},"citation-key":"andersenCRIMEQaUnifyingTool2024"}}],"schema":"https://github.com/citation-style-language/schema/raw/master/csl-citation.json"} </w:instrText>
      </w:r>
      <w:r w:rsidR="7F061DAA">
        <w:fldChar w:fldCharType="separate"/>
      </w:r>
      <w:r w:rsidR="126E0652" w:rsidRPr="754464B0">
        <w:rPr>
          <w:noProof/>
        </w:rPr>
        <w:t>(Andersen et al. 2024)</w:t>
      </w:r>
      <w:r w:rsidR="7F061DAA">
        <w:fldChar w:fldCharType="end"/>
      </w:r>
      <w:r w:rsidR="564703DA">
        <w:t xml:space="preserve">, </w:t>
      </w:r>
      <w:r w:rsidR="3F931BD1">
        <w:t xml:space="preserve">which provides a unified framework for assessing </w:t>
      </w:r>
      <w:r w:rsidR="211B9771">
        <w:t xml:space="preserve">quality of reporting (QoR), </w:t>
      </w:r>
      <w:r w:rsidR="3F931BD1">
        <w:t>methodological quality</w:t>
      </w:r>
      <w:r w:rsidR="5624D23F">
        <w:t xml:space="preserve"> (MQ)</w:t>
      </w:r>
      <w:r w:rsidR="3F931BD1">
        <w:t xml:space="preserve">, and risk of bias </w:t>
      </w:r>
      <w:r w:rsidR="5624D23F">
        <w:t xml:space="preserve">(RoB) </w:t>
      </w:r>
      <w:r w:rsidR="3F931BD1">
        <w:t xml:space="preserve">in animal research. </w:t>
      </w:r>
      <w:r w:rsidR="492775DE">
        <w:t xml:space="preserve">CRIME-Q tool </w:t>
      </w:r>
      <w:r w:rsidR="4773DB73">
        <w:t>has been derived from</w:t>
      </w:r>
      <w:r w:rsidR="492775DE">
        <w:t xml:space="preserve"> the Collaborative Approach to Meta Analysis and Review of Animal Data from Experimental Studies (CAMARADES) checklist </w:t>
      </w:r>
      <w:r w:rsidR="7F061DAA">
        <w:fldChar w:fldCharType="begin"/>
      </w:r>
      <w:r w:rsidR="7F061DAA">
        <w:instrText xml:space="preserve"> ADDIN ZOTERO_ITEM CSL_CITATION {"citationID":"QFh0wxcr","properties":{"formattedCitation":"(Bahor et al. 2021)","plainCitation":"(Bahor et al. 2021)","noteIndex":0},"citationItems":[{"id":43103,"uris":["http://zotero.org/users/10909068/items/AZU9LKVW"],"itemData":{"id":43103,"type":"article-journal","abstract":"Preclinical research is a vital step in the drug discovery pipeline and more generally in helping to better understand human disease aetiology and its management. Systematic reviews (SRs) can be powerful in summarising and appraising this evidence concerning a specific research question, to highlight areas of improvements, areas for further research and areas where evidence may be sufficient to take forward to other research domains, for instance clinical trial. Guidance and tools for preclinical research synthesis remain limited despite their clear utility. We aimed to create an online end-to-end platform primarily for conducting SRs of preclinical studies, that was flexible enough to support a wide variety of experimental designs, was adaptable to different research questions, would allow users to adopt emerging automated tools and support them during their review process using best practice. In this article, we introduce the Systematic Review Facility (https://syrf.org.uk), which was launched in 2016 and designed to support primarily preclinical SRs from small independent projects to large, crowdsourced projects. We discuss the architecture of the app and its features, including the opportunity to collaborate easily, to efficiently manage projects, to screen and annotate studies for important features (metadata), to extract outcome data into a secure database, and tailor these steps to each project. We introduce how we are working to leverage the use of automation tools and allow the integration of these services to accelerate and automate steps in the systematic review workflow.","container-title":"BMJ Open Science","DOI":"10.1136/bmjos-2020-100103","ISSN":"23988703","issue":"1","language":"en","source":"DOI.org (Crossref)","title":"Development and uptake of an online systematic review platform: the early years of the CAMARADES Systematic Review Facility (SyRF)","title-short":"Development and uptake of an online systematic review platform","URL":"http://access.portico.org/stable?au=phzmqrt8kdx","volume":"5","author":[{"family":"Bahor","given":"Zsanett"},{"family":"Liao","given":"Jing"},{"family":"Currie","given":"Gillian"},{"family":"Ayder","given":"Can"},{"family":"Macleod","given":"Malcolm"},{"family":"McCann","given":"Sarah K"},{"family":"Bannach-Brown","given":"Alexandra"},{"family":"Wever","given":"Kimberley"},{"family":"Soliman","given":"Nadia"},{"family":"Wang","given":"Qianying"},{"family":"Doran-Constant","given":"Lee"},{"family":"Young","given":"Laurie"},{"family":"Sena","given":"Emily S"},{"family":"Sena","given":"Chris"}],"accessed":{"date-parts":[["2025",11,5]]},"issued":{"date-parts":[["2021",3,31]]},"citation-key":"bahorDevelopmentUptakeOnline2021"}}],"schema":"https://github.com/citation-style-language/schema/raw/master/csl-citation.json"} </w:instrText>
      </w:r>
      <w:r w:rsidR="7F061DAA">
        <w:fldChar w:fldCharType="separate"/>
      </w:r>
      <w:r w:rsidR="3F2146B5" w:rsidRPr="754464B0">
        <w:rPr>
          <w:noProof/>
        </w:rPr>
        <w:t>(Bahor et al. 2021)</w:t>
      </w:r>
      <w:r w:rsidR="7F061DAA">
        <w:fldChar w:fldCharType="end"/>
      </w:r>
      <w:r w:rsidR="492775DE">
        <w:t>, the ARRIVE 2.0 guidelines</w:t>
      </w:r>
      <w:r w:rsidR="3F2146B5">
        <w:t xml:space="preserve"> </w:t>
      </w:r>
      <w:r w:rsidR="7F061DAA">
        <w:fldChar w:fldCharType="begin"/>
      </w:r>
      <w:r w:rsidR="7F061DAA">
        <w:instrText xml:space="preserve"> ADDIN ZOTERO_ITEM CSL_CITATION {"citationID":"4ArzdEf8","properties":{"formattedCitation":"(Percie Du Sert et al. 2020)","plainCitation":"(Percie Du Sert et al. 2020)","noteIndex":0},"citationItems":[{"id":43105,"uris":["http://zotero.org/users/10909068/items/F984DICI"],"itemData":{"id":43105,"type":"article-journal","abstract":"Reproducible science requires transparent reporting. The ARRIVE guidelines (Animal Research: Reporting of In Vivo Experiments) were originally developed in 2010 to improve the reporting of animal research. They consist of a checklist of information to include in publications describing in vivo experiments to enable others to scrutinise the work adequately, evaluate its methodological rigour, and reproduce the methods and results. Despite considerable levels of endorsement by funders and journals over the years, adherence to the guidelines has been inconsistent, and the anticipated improvements in the quality of reporting in animal research publications have not been achieved. Here, we introduce ARRIVE 2.0. The guidelines have been updated and information reorganised to facilitate their use in practice. We used a Delphi exercise to prioritise and divide the items of the guidelines into 2 sets, the “ARRIVE Essential 10,” which constitutes the minimum requirement, and the “Recommended Set,” which describes the research context. This division facilitates improved reporting of animal research by supporting a stepwise approach to implementation. This helps journal editors and reviewers verify that the most important items are being reported in manuscripts. We have also developed the accompanying Explanation and Elaboration document, which serves (1) to explain the rationale behind each item in the guidelines, (2) to clarify key concepts, and (3) to provide illustrative examples. We aim, through these changes, to help ensure that researchers, reviewers, and journal editors are better equipped to improve the rigour and transparency of the scientific process and thus reproducibility.","container-title":"BMC Veterinary Research","DOI":"10.1186/s12917-020-02451-y","ISSN":"1746-6148","issue":"1","journalAbbreviation":"BMC Vet Res","language":"en","page":"242","source":"DOI.org (Crossref)","title":"The ARRIVE guidelines 2.0: Updated guidelines for reporting animal research","title-short":"The ARRIVE guidelines 2.0","volume":"16","author":[{"family":"Percie Du Sert","given":"Nathalie"},{"family":"Hurst","given":"Viki"},{"family":"Ahluwalia","given":"Amrita"},{"family":"Alam","given":"Sabina"},{"family":"Avey","given":"Marc T."},{"family":"Baker","given":"Monya"},{"family":"Browne","given":"William J."},{"family":"Clark","given":"Alejandra"},{"family":"Cuthill","given":"Innes C."},{"family":"Dirnagl","given":"Ulrich"},{"family":"Emerson","given":"Michael"},{"family":"Garner","given":"Paul"},{"family":"Holgate","given":"Stephen T."},{"family":"Howells","given":"David W."},{"family":"Karp","given":"Natasha A."},{"family":"Lazic","given":"Stanley E."},{"family":"Lidster","given":"Katie"},{"family":"MacCallum","given":"Catriona J."},{"family":"Macleod","given":"Malcolm"},{"family":"Pearl","given":"Esther J."},{"family":"Petersen","given":"Ole H."},{"family":"Rawle","given":"Frances"},{"family":"Reynolds","given":"Penny"},{"family":"Rooney","given":"Kieron"},{"family":"Sena","given":"Emily S."},{"family":"Silberberg","given":"Shai D."},{"family":"Steckler","given":"Thomas"},{"family":"Würbel","given":"Hanno"}],"issued":{"date-parts":[["2020",12]]},"citation-key":"perciedusertARRIVEGuidelines202020"}}],"schema":"https://github.com/citation-style-language/schema/raw/master/csl-citation.json"} </w:instrText>
      </w:r>
      <w:r w:rsidR="7F061DAA">
        <w:fldChar w:fldCharType="separate"/>
      </w:r>
      <w:r w:rsidR="3F2146B5" w:rsidRPr="754464B0">
        <w:rPr>
          <w:noProof/>
        </w:rPr>
        <w:t>(Percie Du Sert et al. 2020)</w:t>
      </w:r>
      <w:r w:rsidR="7F061DAA">
        <w:fldChar w:fldCharType="end"/>
      </w:r>
      <w:r w:rsidR="492775DE">
        <w:t>, and SYRCLE’s risk of bias tool</w:t>
      </w:r>
      <w:r w:rsidR="3F2146B5">
        <w:t xml:space="preserve"> </w:t>
      </w:r>
      <w:r w:rsidR="7F061DAA">
        <w:fldChar w:fldCharType="begin"/>
      </w:r>
      <w:r w:rsidR="7F061DAA">
        <w:instrText xml:space="preserve"> ADDIN ZOTERO_ITEM CSL_CITATION {"citationID":"vgiiZadu","properties":{"formattedCitation":"(Hooijmans et al. 2014)","plainCitation":"(Hooijmans et al. 2014)","noteIndex":0},"citationItems":[{"id":43106,"uris":["http://zotero.org/users/10909068/items/I33RG5AX"],"itemData":{"id":43106,"type":"article-journal","abstract":"Background: Systematic Reviews (SRs) of experimental animal studies are not yet common practice, but awareness of the merits of conducting such SRs is steadily increasing. As animal intervention studies differ from randomized clinical trials (RCT) in many aspects, the methodology for SRs of clinical trials needs to be adapted and optimized for animal intervention studies. The Cochrane Collaboration developed a Risk of Bias (RoB) tool to establish consistency and avoid discrepancies in assessing the methodological quality of RCTs. A similar initiative is warranted in the field of animal experimentation.\nMethods: We provide an RoB tool for animal intervention studies (SYRCLE’s RoB tool). This tool is based on the Cochrane RoB tool and has been adjusted for aspects of bias that play a specific role in animal intervention studies. To enhance transparency and applicability, we formulated signalling questions to facilitate judgment.\nResults: The resulting RoB tool for animal studies contains 10 entries. These entries are related to selection bias, performance bias, detection bias, attrition bias, reporting bias and other biases. Half these items are in agreement with the items in the Cochrane RoB tool. Most of the variations between the two tools are due to differences in design between RCTs and animal studies. Shortcomings in, or unfamiliarity with, specific aspects of experimental design of animal studies compared to clinical studies also play a role.\nConclusions: SYRCLE’s RoB tool is an adapted version of the Cochrane RoB tool. Widespread adoption and implementation of this tool will facilitate and improve critical appraisal of evidence from animal studies. This may subsequently enhance the efficiency of translating animal research into clinical practice and increase awareness of the necessity of improving the methodological quality of animal studies.","container-title":"BMC Medical Research Methodology","DOI":"10.1186/1471-2288-14-43","ISSN":"1471-2288","issue":"1","journalAbbreviation":"BMC Med Res Methodol","language":"en","license":"http://www.springer.com/tdm","page":"43","source":"DOI.org (Crossref)","title":"SYRCLE’s risk of bias tool for animal studies","volume":"14","author":[{"family":"Hooijmans","given":"Carlijn R"},{"family":"Rovers","given":"Maroeska M"},{"family":"De Vries","given":"Rob Bm"},{"family":"Leenaars","given":"Marlies"},{"family":"Ritskes-Hoitinga","given":"Merel"},{"family":"Langendam","given":"Miranda W"}],"issued":{"date-parts":[["2014",12]]},"citation-key":"hooijmansSYRCLEsRiskBias2014"}}],"schema":"https://github.com/citation-style-language/schema/raw/master/csl-citation.json"} </w:instrText>
      </w:r>
      <w:r w:rsidR="7F061DAA">
        <w:fldChar w:fldCharType="separate"/>
      </w:r>
      <w:r w:rsidR="3F2146B5" w:rsidRPr="754464B0">
        <w:rPr>
          <w:noProof/>
        </w:rPr>
        <w:t>(Hooijmans et al. 2014)</w:t>
      </w:r>
      <w:r w:rsidR="7F061DAA">
        <w:fldChar w:fldCharType="end"/>
      </w:r>
      <w:r w:rsidR="492775DE">
        <w:t xml:space="preserve">, while also incorporating unique </w:t>
      </w:r>
      <w:r w:rsidR="492775DE">
        <w:lastRenderedPageBreak/>
        <w:t>items</w:t>
      </w:r>
      <w:r w:rsidR="22226B28">
        <w:t xml:space="preserve">, and </w:t>
      </w:r>
      <w:r w:rsidR="5E8D6AC0">
        <w:t xml:space="preserve">providing </w:t>
      </w:r>
      <w:r w:rsidR="2081CC3F">
        <w:t>flexibility to tailor the quality assessment criteria, items, and categories to the aims and focus of your synthesis</w:t>
      </w:r>
      <w:r w:rsidR="655E7D9E">
        <w:t>, making it an ideal tool for our study</w:t>
      </w:r>
      <w:r w:rsidR="2081CC3F">
        <w:t>.</w:t>
      </w:r>
    </w:p>
    <w:p w14:paraId="58BD24C3" w14:textId="566D94CB" w:rsidR="006E40B0" w:rsidRDefault="484B0164" w:rsidP="006E40B0">
      <w:r>
        <w:t xml:space="preserve">Following the CRIME-Q tool </w:t>
      </w:r>
      <w:r w:rsidR="5485EE27">
        <w:t>guidance</w:t>
      </w:r>
      <w:r>
        <w:t>, w</w:t>
      </w:r>
      <w:r w:rsidR="3C124E34">
        <w:t>e tailored the</w:t>
      </w:r>
      <w:r w:rsidR="79075D10">
        <w:t>ir</w:t>
      </w:r>
      <w:r w:rsidR="3C124E34">
        <w:t xml:space="preserve"> </w:t>
      </w:r>
      <w:r w:rsidR="240F73DC">
        <w:t xml:space="preserve">items </w:t>
      </w:r>
      <w:r w:rsidR="0E0FB8BB">
        <w:t xml:space="preserve">to </w:t>
      </w:r>
      <w:r w:rsidR="7FC9DC18">
        <w:t>match our aims</w:t>
      </w:r>
      <w:r w:rsidR="7D61A6FC">
        <w:t xml:space="preserve"> and focus</w:t>
      </w:r>
      <w:r w:rsidR="240F73DC">
        <w:t xml:space="preserve">. </w:t>
      </w:r>
      <w:r w:rsidR="233CFDB6">
        <w:t>Specifically, w</w:t>
      </w:r>
      <w:r w:rsidR="5A6AF779">
        <w:t>e removed items related to in-vitro procedures (</w:t>
      </w:r>
      <w:r w:rsidR="5485EE27">
        <w:t>items</w:t>
      </w:r>
      <w:r w:rsidR="5A6AF779">
        <w:t xml:space="preserve"> 2X and 2Y)</w:t>
      </w:r>
      <w:r w:rsidR="5485EE27">
        <w:t>,</w:t>
      </w:r>
      <w:r w:rsidR="5A6AF779">
        <w:t xml:space="preserve"> </w:t>
      </w:r>
      <w:r w:rsidR="5485EE27">
        <w:t>as they do not apply to in vivo rodent behavioural tests</w:t>
      </w:r>
      <w:r w:rsidR="003862C0">
        <w:t xml:space="preserve">. </w:t>
      </w:r>
      <w:r w:rsidR="00F34466">
        <w:t>T</w:t>
      </w:r>
      <w:r w:rsidR="00F34466" w:rsidRPr="00200689">
        <w:t>o streamline appraisal</w:t>
      </w:r>
      <w:r w:rsidR="00F34466">
        <w:t>,</w:t>
      </w:r>
      <w:r w:rsidR="00F34466" w:rsidRPr="00200689">
        <w:t xml:space="preserve"> </w:t>
      </w:r>
      <w:r w:rsidR="00F34466">
        <w:t>w</w:t>
      </w:r>
      <w:r w:rsidR="003862C0">
        <w:t>e</w:t>
      </w:r>
      <w:r w:rsidR="0039261E">
        <w:t xml:space="preserve"> </w:t>
      </w:r>
      <w:r w:rsidR="00FA2E94">
        <w:t>merged</w:t>
      </w:r>
      <w:r w:rsidR="0039261E">
        <w:t xml:space="preserve"> </w:t>
      </w:r>
      <w:r w:rsidR="00F50CEF">
        <w:t>t</w:t>
      </w:r>
      <w:r w:rsidR="000B6CC4">
        <w:t>he four blinding</w:t>
      </w:r>
      <w:r w:rsidR="0039261E">
        <w:t>-related items</w:t>
      </w:r>
      <w:r w:rsidR="000B6CC4">
        <w:t xml:space="preserve"> (</w:t>
      </w:r>
      <w:r w:rsidR="002D3F93">
        <w:t>7X</w:t>
      </w:r>
      <w:r w:rsidR="00833C59">
        <w:t xml:space="preserve">, </w:t>
      </w:r>
      <w:r w:rsidR="002D3F93">
        <w:t>7Z (1</w:t>
      </w:r>
      <w:r w:rsidR="00554DF9">
        <w:t>-</w:t>
      </w:r>
      <w:r w:rsidR="002D3F93">
        <w:t>3</w:t>
      </w:r>
      <w:r w:rsidR="00833C59">
        <w:t>)</w:t>
      </w:r>
      <w:r w:rsidR="006E7289">
        <w:t>)</w:t>
      </w:r>
      <w:r w:rsidR="00027492">
        <w:t xml:space="preserve"> </w:t>
      </w:r>
      <w:r w:rsidR="000B6CC4">
        <w:t xml:space="preserve">into </w:t>
      </w:r>
      <w:r w:rsidR="005B11A8">
        <w:t>a single</w:t>
      </w:r>
      <w:r w:rsidR="006301DB">
        <w:t xml:space="preserve"> item (</w:t>
      </w:r>
      <w:r w:rsidR="006E7289">
        <w:t>7X</w:t>
      </w:r>
      <w:r w:rsidR="005B7B0E">
        <w:t>)</w:t>
      </w:r>
      <w:r w:rsidR="009B3071">
        <w:t xml:space="preserve"> that specifies whether and how blinding was implemented</w:t>
      </w:r>
      <w:r w:rsidR="00200689" w:rsidRPr="00200689">
        <w:t>.</w:t>
      </w:r>
      <w:r w:rsidR="328D382B">
        <w:t xml:space="preserve"> We also</w:t>
      </w:r>
      <w:r w:rsidR="5485EE27">
        <w:t xml:space="preserve"> </w:t>
      </w:r>
      <w:r w:rsidR="581BA647">
        <w:t>added</w:t>
      </w:r>
      <w:r w:rsidR="02F3B61D">
        <w:t xml:space="preserve"> </w:t>
      </w:r>
      <w:r w:rsidR="5485EE27">
        <w:t>seven</w:t>
      </w:r>
      <w:r w:rsidR="6E3EF46F">
        <w:t xml:space="preserve"> </w:t>
      </w:r>
      <w:r w:rsidR="486CB2BA">
        <w:t>QoR</w:t>
      </w:r>
      <w:r w:rsidR="5485EE27">
        <w:t xml:space="preserve"> it</w:t>
      </w:r>
      <w:r w:rsidR="6D6E8689">
        <w:t>ems</w:t>
      </w:r>
      <w:r w:rsidR="486CB2BA">
        <w:t xml:space="preserve"> </w:t>
      </w:r>
      <w:r w:rsidR="6D6E8689">
        <w:t>related to</w:t>
      </w:r>
      <w:r w:rsidR="486CB2BA">
        <w:t xml:space="preserve"> </w:t>
      </w:r>
      <w:r w:rsidR="3F931BD1">
        <w:t>transparency</w:t>
      </w:r>
      <w:r w:rsidR="398B675F">
        <w:t>, as indicators of study quality</w:t>
      </w:r>
      <w:r w:rsidR="3F931BD1">
        <w:t>.</w:t>
      </w:r>
      <w:r w:rsidR="7EA68DB0">
        <w:t xml:space="preserve"> </w:t>
      </w:r>
      <w:r w:rsidR="6D6E8689">
        <w:t xml:space="preserve">Our final </w:t>
      </w:r>
      <w:r w:rsidR="078E6C87">
        <w:t xml:space="preserve">assessment </w:t>
      </w:r>
      <w:r w:rsidR="0EDDE7A6">
        <w:t xml:space="preserve">comprised </w:t>
      </w:r>
      <w:r w:rsidR="4B879AEE">
        <w:t>2</w:t>
      </w:r>
      <w:r w:rsidR="000E2F8E">
        <w:t>1</w:t>
      </w:r>
      <w:r w:rsidR="4B879AEE">
        <w:t xml:space="preserve"> items</w:t>
      </w:r>
      <w:r w:rsidR="5562CF79">
        <w:t xml:space="preserve">, </w:t>
      </w:r>
      <w:r w:rsidR="5CC72A37">
        <w:t>for which we developed predefined definitions</w:t>
      </w:r>
      <w:r w:rsidR="30BDB62A">
        <w:t xml:space="preserve"> (Appendix 3)</w:t>
      </w:r>
      <w:r w:rsidR="7EA68DB0">
        <w:t xml:space="preserve">. </w:t>
      </w:r>
      <w:r w:rsidR="554095A7">
        <w:t>Each item has explicit criteria that determine how we code responses into the</w:t>
      </w:r>
      <w:r w:rsidR="4DB0A6C4">
        <w:t xml:space="preserve"> answer</w:t>
      </w:r>
      <w:r w:rsidR="554095A7">
        <w:t xml:space="preserve"> categories </w:t>
      </w:r>
      <w:r w:rsidR="4DB0A6C4">
        <w:t>(</w:t>
      </w:r>
      <w:r w:rsidR="554095A7">
        <w:t>yes, no, partly, or unclear</w:t>
      </w:r>
      <w:r w:rsidR="4DB0A6C4">
        <w:t>).</w:t>
      </w:r>
      <w:r w:rsidR="49CD321F">
        <w:t xml:space="preserve"> </w:t>
      </w:r>
      <w:r w:rsidR="5540184E">
        <w:t>We will conduct a</w:t>
      </w:r>
      <w:r w:rsidR="64737BE1">
        <w:t xml:space="preserve"> </w:t>
      </w:r>
      <w:r w:rsidR="33A94ACB">
        <w:t>two</w:t>
      </w:r>
      <w:r w:rsidR="6FA4C103">
        <w:t>-</w:t>
      </w:r>
      <w:r w:rsidR="33A94ACB">
        <w:t xml:space="preserve">person, </w:t>
      </w:r>
      <w:r w:rsidR="64737BE1">
        <w:t xml:space="preserve">independent </w:t>
      </w:r>
      <w:r w:rsidR="5D130B0E">
        <w:t>appraisal</w:t>
      </w:r>
      <w:r w:rsidR="085AABE9">
        <w:t xml:space="preserve"> of each study (focused on experiments and outcomes ralevant to our aims)</w:t>
      </w:r>
      <w:r w:rsidR="55E832E4">
        <w:t xml:space="preserve">, </w:t>
      </w:r>
      <w:r w:rsidR="669D4E9A">
        <w:t xml:space="preserve">then </w:t>
      </w:r>
      <w:r w:rsidR="09DC2346">
        <w:t>discuss the differences</w:t>
      </w:r>
      <w:r w:rsidR="78CB04AD">
        <w:t>,</w:t>
      </w:r>
      <w:r w:rsidR="7CDCA23E">
        <w:t xml:space="preserve"> and </w:t>
      </w:r>
      <w:r w:rsidR="5D130B0E">
        <w:t xml:space="preserve">if necessary, </w:t>
      </w:r>
      <w:r w:rsidR="78CB04AD">
        <w:t>a third team member will help meet agreement</w:t>
      </w:r>
      <w:r w:rsidR="5D130B0E">
        <w:t xml:space="preserve">. </w:t>
      </w:r>
      <w:r w:rsidR="70EC27C4">
        <w:t xml:space="preserve">We will </w:t>
      </w:r>
      <w:r w:rsidR="35F4BA89">
        <w:t>subject t</w:t>
      </w:r>
      <w:r w:rsidR="5D130B0E">
        <w:t xml:space="preserve">he </w:t>
      </w:r>
      <w:r w:rsidR="1FA293D6">
        <w:t>independent assessment by two researchers</w:t>
      </w:r>
      <w:r w:rsidR="70EC27C4">
        <w:t xml:space="preserve"> </w:t>
      </w:r>
      <w:r w:rsidR="35F4BA89">
        <w:t>to a Cohen</w:t>
      </w:r>
      <w:r w:rsidR="4106BB93">
        <w:t xml:space="preserve">’s Kappa and report the disagreement rate for each item. Finally, we will </w:t>
      </w:r>
      <w:r w:rsidR="36D6E018">
        <w:t>present the results using a coloured grid</w:t>
      </w:r>
      <w:r w:rsidR="6ABD3F28">
        <w:t xml:space="preserve"> representing the scores for each item and study</w:t>
      </w:r>
      <w:r w:rsidR="669D4E9A">
        <w:t xml:space="preserve">. </w:t>
      </w:r>
      <w:r w:rsidR="3F931BD1">
        <w:t>T</w:t>
      </w:r>
      <w:r w:rsidR="0FC18E66">
        <w:t>he CRIME-Q assessment</w:t>
      </w:r>
      <w:r w:rsidR="3F931BD1">
        <w:t xml:space="preserve"> will inform the interpretation of results and potential sensitivity analyses</w:t>
      </w:r>
      <w:r w:rsidR="78EE90A5">
        <w:t xml:space="preserve"> </w:t>
      </w:r>
      <w:r w:rsidR="007256A6">
        <w:fldChar w:fldCharType="begin"/>
      </w:r>
      <w:r w:rsidR="007256A6">
        <w:instrText xml:space="preserve"> ADDIN ZOTERO_ITEM CSL_CITATION {"citationID":"CRY3FYCm","properties":{"formattedCitation":"(Nakagawa et al. 2022)","plainCitation":"(Nakagawa et al. 2022)","noteIndex":0},"citationItems":[{"id":43017,"uris":["http://zotero.org/users/10909068/items/XH5JTBAQ"],"itemData":{"id":43017,"type":"article-journal","abstract":"Abstract\n            \n              \n                \n                  Publication bias threatens the validity of quantitative evidence from meta‐analyses as it results in some findings being overrepresented in meta‐analytic datasets because they are published more frequently or sooner (e.g. ‘positive’ results). Unfortunately, methods to test for the presence of publication bias, or assess its impact on meta‐analytic results, are unsuitable for datasets with high heterogeneity and non‐independence, as is common in ecology and evolutionary biology.\n                \n                \n                  \n                    We first review both classic and emerging publication bias tests (e.g. funnel plots, Egger's regression, cumulative meta‐analysis, fail‐safe\n                    N\n                    , trim‐and‐fill tests,\n                    p\n                    ‐curve and selection models), showing that some tests cannot handle heterogeneity, and, more importantly, none of the methods can deal with non‐independence. For each method, we estimate current usage in ecology and evolutionary biology, based on a representative sample of 102 meta‐analyses published in the last 10 years.\n                  \n                \n                \n                  Then, we propose a new method using multilevel meta‐regression, which can model both heterogeneity and non‐independence, by extending existing regression‐based methods (i.e. Egger's regression). We describe how our multilevel meta‐regression can test not only publication bias, but also time‐lag bias, and how it can be supplemented by residual funnel plots.\n                \n                \n                  Overall, we provide ecologists and evolutionary biologists with practical recommendations on which methods are appropriate to employ given independent and non‐independent effect sizes. No method is ideal, and more simulation studies are required to understand how Type 1 and Type 2 error rates are impacted by complex data structures. Still, the limitations of these methods do not justify ignoring publication bias in ecological and evolutionary meta‐analyses.","container-title":"Methods in Ecology and Evolution","DOI":"10.1111/2041-210X.13724","ISSN":"2041-210X, 2041-210X","issue":"1","journalAbbreviation":"Methods Ecol Evol","language":"en","page":"4-21","source":"DOI.org (Crossref)","title":"Methods for testing publication bias in ecological and evolutionary meta‐analyses","volume":"13","author":[{"family":"Nakagawa","given":"Shinichi"},{"family":"Lagisz","given":"Malgorzata"},{"family":"Jennions","given":"Michael D."},{"family":"Koricheva","given":"Julia"},{"family":"Noble","given":"Daniel W. A."},{"family":"Parker","given":"Timothy H."},{"family":"Sánchez‐Tójar","given":"Alfredo"},{"family":"Yang","given":"Yefeng"},{"family":"O'Dea","given":"Rose E."}],"issued":{"date-parts":[["2022",1]]},"citation-key":"nakagawaMethodsTestingPublication2022"}}],"schema":"https://github.com/citation-style-language/schema/raw/master/csl-citation.json"} </w:instrText>
      </w:r>
      <w:r w:rsidR="007256A6">
        <w:fldChar w:fldCharType="separate"/>
      </w:r>
      <w:r w:rsidR="78EE90A5" w:rsidRPr="754464B0">
        <w:rPr>
          <w:noProof/>
        </w:rPr>
        <w:t>(Nakagawa et al. 2022)</w:t>
      </w:r>
      <w:r w:rsidR="007256A6">
        <w:fldChar w:fldCharType="end"/>
      </w:r>
      <w:r w:rsidR="6DCDF725">
        <w:t>.</w:t>
      </w:r>
    </w:p>
    <w:p w14:paraId="034F06CA" w14:textId="77777777" w:rsidR="00812C14" w:rsidRPr="00C831AA" w:rsidRDefault="00812C14" w:rsidP="006E40B0"/>
    <w:p w14:paraId="6B384206" w14:textId="7D4A970B" w:rsidR="006E40B0" w:rsidRPr="00C831AA" w:rsidRDefault="392D1819" w:rsidP="008E2592">
      <w:pPr>
        <w:pStyle w:val="Heading2"/>
      </w:pPr>
      <w:r w:rsidRPr="00C831AA">
        <w:t>Effect size calculation</w:t>
      </w:r>
    </w:p>
    <w:p w14:paraId="2F1C4078" w14:textId="30056A79" w:rsidR="49945D24" w:rsidRPr="00C831AA" w:rsidRDefault="0D650EF7">
      <w:r>
        <w:t xml:space="preserve">We will use the log response ratio (lnRR), which is the natural logarithm of the ratio of the treatment mean to the control mean </w:t>
      </w:r>
      <w:r w:rsidR="5311C0A1">
        <w:fldChar w:fldCharType="begin"/>
      </w:r>
      <w:r w:rsidR="5311C0A1">
        <w:instrText xml:space="preserve"> ADDIN ZOTERO_ITEM CSL_CITATION {"citationID":"FpIiUc8Q","properties":{"formattedCitation":"(Hedges et al. 1999; Lajeunesse 2015)","plainCitation":"(Hedges et al. 1999; Lajeunesse 2015)","noteIndex":0},"citationItems":[{"id":43035,"uris":["http://zotero.org/users/10909068/items/R6UWN24X"],"itemData":{"id":43035,"type":"article-journal","abstract":"Meta-analysis provides formal statistical techniques for summarizing the results of independent experiments and is increasingly being used in ecology. The response ratio (the ratio of mean outcome in the experimental group to that in the control group) and closely related measures of proportionate change are often used as measures of effect magnitude in ecology. Using these metrics for meta-analysis requires knowledge of their statistical properties, but these have not been previously derived. We give the approximate sampling distribution of the log response ratio, discuss why it is a particularly useful metric for many applications in ecology, and demonstrate how to use it in meta-analysis. The meta-analysis of response-ratio data is illustrated using experimental data on the effects of increased atmospheric CO&lt;sub&gt;2&lt;/sub&gt; on plant biomass responses.","container-title":"Ecology","DOI":"10.2307/177062","ISSN":"0012-9658","issue":"4","note":"publisher: Ecological Society of America","page":"1150-1156","source":"JSTOR","title":"The Meta-Analysis of Response Ratios in Experimental Ecology","volume":"80","author":[{"family":"Hedges","given":"Larry V."},{"family":"Gurevitch","given":"Jessica"},{"family":"Curtis","given":"Peter S."}],"issued":{"date-parts":[["1999"]]},"citation-key":"hedgesMetaAnalysisResponseRatios1999a"}},{"id":43032,"uris":["http://zotero.org/users/10909068/items/QFQMSTI8"],"itemData":{"id":43032,"type":"article-journal","abstract":"Ecologists widely use the log response ratio for summarizing the outcomes of studies for meta-analysis. However, little is known about the sampling distribution of this effect size estimator. Here I show with a Monte Carlo simulation that the log response ratio is biased when quantifying the outcome of studies with small sample sizes, and can yield erroneous variance estimates when the scale of study parameters are near zero. Given these challenges, I derive and compare two new estimators that help correct this small-sample bias, and update guidelines and diagnostics for assessing when the response ratio is appropriate for ecological meta-analysis. These new bias-corrected estimators retain much of the original utility of the response ratio and are aimed to improve the quality and reliability of inferences with effect sizes based on the log ratio of two means.","container-title":"Ecology","DOI":"10.1890/14-2402.1","ISSN":"0012-9658, 1939-9170","issue":"8","journalAbbreviation":"Ecology","language":"en","license":"http://onlinelibrary.wiley.com/termsAndConditions#vor","page":"2056-2063","source":"DOI.org (Crossref)","title":"Bias and correction for the log response ratio in ecological meta‐analysis","volume":"96","author":[{"family":"Lajeunesse","given":"Marc J."}],"issued":{"date-parts":[["2015",8]]},"citation-key":"lajeunesseBiasCorrectionLog2015"}}],"schema":"https://github.com/citation-style-language/schema/raw/master/csl-citation.json"} </w:instrText>
      </w:r>
      <w:r w:rsidR="5311C0A1">
        <w:fldChar w:fldCharType="separate"/>
      </w:r>
      <w:r w:rsidR="05A85B9D" w:rsidRPr="4CC1FAA8">
        <w:rPr>
          <w:noProof/>
        </w:rPr>
        <w:t>(Hedges et al. 1999; Lajeunesse 2015)</w:t>
      </w:r>
      <w:r w:rsidR="5311C0A1">
        <w:fldChar w:fldCharType="end"/>
      </w:r>
      <w:r w:rsidR="08509B70">
        <w:t>.</w:t>
      </w:r>
      <w:r>
        <w:t xml:space="preserve"> We use the </w:t>
      </w:r>
      <w:r w:rsidR="7179AE6F">
        <w:t xml:space="preserve">robust </w:t>
      </w:r>
      <w:r>
        <w:t>estimator of lnRR proposed b</w:t>
      </w:r>
      <w:r w:rsidR="0006552D">
        <w:t>y</w:t>
      </w:r>
      <w:r w:rsidR="36E62CC7">
        <w:t xml:space="preserve"> </w:t>
      </w:r>
      <w:r w:rsidR="5311C0A1">
        <w:fldChar w:fldCharType="begin"/>
      </w:r>
      <w:r w:rsidR="5311C0A1">
        <w:instrText xml:space="preserve"> ADDIN ZOTERO_ITEM CSL_CITATION {"citationID":"pwI1dMKq","properties":{"formattedCitation":"(Nakagawa et al. 2023c)","plainCitation":"(Nakagawa et al. 2023c)","noteIndex":0},"citationItems":[{"id":43039,"uris":["http://zotero.org/users/10909068/items/ATERWL87"],"itemData":{"id":43039,"type":"article-journal","abstract":"The log response ratio, lnRR, is the most frequently used effect size statistic for meta-analysis in ecology. However, often missing standard deviations (SDs) prevent estimation of the sampling variance of lnRR. We propose new methods to deal with missing SDs via a weighted average coefficient of variation (CV) estimated from studies in the dataset that do report SDs. Across a suite of simulated conditions, we find that using the average CV to estimate sampling variances for all observations, regardless of missingness, performs with minimal bias. Surprisingly, even with missing SDs, this simple method outperforms the conventional approach (basing each effect size on its individual study-specific CV) with complete data. This is because the conventional method ultimately yields less precise estimates of the sampling variances than using the pooled CV from multiple studies. Our approach is broadly applicable and can be implemented in all meta-analyses of lnRR, regardless of ‘missingness’.","container-title":"Ecology Letters","DOI":"10.1111/ele.14144","ISSN":"1461-023X, 1461-0248","issue":"2","journalAbbreviation":"Ecology Letters","language":"en","page":"232-244","source":"DOI.org (Crossref)","title":"A robust and readily implementable method for the meta‐analysis of response ratios with and without missing standard deviations","volume":"26","author":[{"family":"Nakagawa","given":"Shinichi"},{"family":"Noble","given":"Daniel W. A."},{"family":"Lagisz","given":"Malgorzata"},{"family":"Spake","given":"Rebecca"},{"family":"Viechtbauer","given":"Wolfgang"},{"family":"Senior","given":"Alistair M."}],"issued":{"date-parts":[["2023",2]]},"citation-key":"nakagawaRobustReadilyImplementable2023"}}],"schema":"https://github.com/citation-style-language/schema/raw/master/csl-citation.json"} </w:instrText>
      </w:r>
      <w:r w:rsidR="5311C0A1">
        <w:fldChar w:fldCharType="separate"/>
      </w:r>
      <w:r w:rsidR="23A47255" w:rsidRPr="4CC1FAA8">
        <w:rPr>
          <w:noProof/>
        </w:rPr>
        <w:t xml:space="preserve">Nakagawa et al. </w:t>
      </w:r>
      <w:r w:rsidR="00EF297A">
        <w:rPr>
          <w:noProof/>
        </w:rPr>
        <w:t>(</w:t>
      </w:r>
      <w:r w:rsidR="23A47255" w:rsidRPr="4CC1FAA8">
        <w:rPr>
          <w:noProof/>
        </w:rPr>
        <w:t>2023c)</w:t>
      </w:r>
      <w:r w:rsidR="5311C0A1">
        <w:fldChar w:fldCharType="end"/>
      </w:r>
      <w:r>
        <w:t xml:space="preserve">. </w:t>
      </w:r>
    </w:p>
    <w:p w14:paraId="43FECA6C" w14:textId="66C110D1" w:rsidR="002D6DF3" w:rsidRPr="00C831AA" w:rsidRDefault="00A24DC5" w:rsidP="00A24DC5">
      <w:pPr>
        <w:pStyle w:val="Heading2"/>
      </w:pPr>
      <w:bookmarkStart w:id="7" w:name="OLE_LINK16"/>
      <w:r w:rsidRPr="00C831AA">
        <w:lastRenderedPageBreak/>
        <w:t>Data synthesis and statistical analysis</w:t>
      </w:r>
      <w:bookmarkEnd w:id="7"/>
    </w:p>
    <w:p w14:paraId="03A8FC73" w14:textId="7C032960" w:rsidR="00997240" w:rsidRPr="00C831AA" w:rsidRDefault="4F11E4E4" w:rsidP="0544AA06">
      <w:r>
        <w:t>We will use multi-level mixed-effects meta-analytic models to estimate the magnitude of effect</w:t>
      </w:r>
      <w:r w:rsidR="1C2F2A81">
        <w:t xml:space="preserve">s of </w:t>
      </w:r>
      <w:r>
        <w:t xml:space="preserve">maternal chronic noise exposure on offspring anxiety- and depression-like behaviours in laboratory rodents. </w:t>
      </w:r>
      <w:r w:rsidR="65BEF083">
        <w:t xml:space="preserve">For each model, we will report confidence intervals and </w:t>
      </w:r>
      <w:r w:rsidR="3C2D0458">
        <w:t xml:space="preserve">total </w:t>
      </w:r>
      <w:r w:rsidR="65BEF083">
        <w:t>heterogeneity</w:t>
      </w:r>
      <w:r w:rsidR="09DFD0F5">
        <w:t>. We will attempt to</w:t>
      </w:r>
      <w:r w:rsidR="65BEF083">
        <w:t xml:space="preserve"> quantify the proportion of heterogeneity explained by moderator variables</w:t>
      </w:r>
      <w:r w:rsidR="4741B082">
        <w:t xml:space="preserve">, conditional on the </w:t>
      </w:r>
      <w:r w:rsidR="62AADA44">
        <w:t>availability</w:t>
      </w:r>
      <w:r w:rsidR="4741B082">
        <w:t xml:space="preserve"> and distribution of relevant data</w:t>
      </w:r>
      <w:r w:rsidR="65BEF083">
        <w:t xml:space="preserve">. </w:t>
      </w:r>
      <w:r w:rsidR="47C03778">
        <w:t>The</w:t>
      </w:r>
      <w:r w:rsidR="5447A444">
        <w:t xml:space="preserve"> </w:t>
      </w:r>
      <w:r w:rsidR="736BA950">
        <w:t xml:space="preserve">potential </w:t>
      </w:r>
      <w:r w:rsidR="5447A444">
        <w:t xml:space="preserve">moderators </w:t>
      </w:r>
      <w:r w:rsidR="27A7322B">
        <w:t xml:space="preserve">may </w:t>
      </w:r>
      <w:r w:rsidR="5447A444">
        <w:t>include both biological (e.g., species</w:t>
      </w:r>
      <w:r w:rsidR="3EC54D40">
        <w:t>/strain</w:t>
      </w:r>
      <w:r w:rsidR="5447A444">
        <w:t xml:space="preserve">, sex, age) and methodological factors (e.g., </w:t>
      </w:r>
      <w:r w:rsidR="7C7437F4">
        <w:t xml:space="preserve">timing </w:t>
      </w:r>
      <w:r w:rsidR="5447A444">
        <w:t xml:space="preserve">and intensity of </w:t>
      </w:r>
      <w:r w:rsidR="1CA58D90">
        <w:t xml:space="preserve">maternal </w:t>
      </w:r>
      <w:r w:rsidR="5447A444">
        <w:t>noise exposure,</w:t>
      </w:r>
      <w:r w:rsidR="0EE58636">
        <w:t xml:space="preserve"> noise type,</w:t>
      </w:r>
      <w:r w:rsidR="5447A444">
        <w:t xml:space="preserve"> </w:t>
      </w:r>
      <w:r w:rsidR="100B87FD">
        <w:t xml:space="preserve">measured outcome type, </w:t>
      </w:r>
      <w:r w:rsidR="5447A444">
        <w:t>type of behavioural assay).</w:t>
      </w:r>
      <w:r w:rsidR="5BB87404">
        <w:t xml:space="preserve"> </w:t>
      </w:r>
      <w:r w:rsidR="2E76FFDF">
        <w:t>We will test for publication bias using Egger’s regression and funnel plot visualisatio</w:t>
      </w:r>
      <w:r w:rsidR="786B7F8A">
        <w:t>n</w:t>
      </w:r>
      <w:r w:rsidR="008B9B3E">
        <w:t xml:space="preserve"> </w:t>
      </w:r>
      <w:r w:rsidR="6A08266F">
        <w:fldChar w:fldCharType="begin"/>
      </w:r>
      <w:r w:rsidR="6A08266F">
        <w:instrText xml:space="preserve"> ADDIN ZOTERO_ITEM CSL_CITATION {"citationID":"dJ03tVUs","properties":{"formattedCitation":"(Nakagawa et al. 2022)","plainCitation":"(Nakagawa et al. 2022)","noteIndex":0},"citationItems":[{"id":43017,"uris":["http://zotero.org/users/10909068/items/XH5JTBAQ"],"itemData":{"id":43017,"type":"article-journal","abstract":"Abstract\n            \n              \n                \n                  Publication bias threatens the validity of quantitative evidence from meta‐analyses as it results in some findings being overrepresented in meta‐analytic datasets because they are published more frequently or sooner (e.g. ‘positive’ results). Unfortunately, methods to test for the presence of publication bias, or assess its impact on meta‐analytic results, are unsuitable for datasets with high heterogeneity and non‐independence, as is common in ecology and evolutionary biology.\n                \n                \n                  \n                    We first review both classic and emerging publication bias tests (e.g. funnel plots, Egger's regression, cumulative meta‐analysis, fail‐safe\n                    N\n                    , trim‐and‐fill tests,\n                    p\n                    ‐curve and selection models), showing that some tests cannot handle heterogeneity, and, more importantly, none of the methods can deal with non‐independence. For each method, we estimate current usage in ecology and evolutionary biology, based on a representative sample of 102 meta‐analyses published in the last 10 years.\n                  \n                \n                \n                  Then, we propose a new method using multilevel meta‐regression, which can model both heterogeneity and non‐independence, by extending existing regression‐based methods (i.e. Egger's regression). We describe how our multilevel meta‐regression can test not only publication bias, but also time‐lag bias, and how it can be supplemented by residual funnel plots.\n                \n                \n                  Overall, we provide ecologists and evolutionary biologists with practical recommendations on which methods are appropriate to employ given independent and non‐independent effect sizes. No method is ideal, and more simulation studies are required to understand how Type 1 and Type 2 error rates are impacted by complex data structures. Still, the limitations of these methods do not justify ignoring publication bias in ecological and evolutionary meta‐analyses.","container-title":"Methods in Ecology and Evolution","DOI":"10.1111/2041-210X.13724","ISSN":"2041-210X, 2041-210X","issue":"1","journalAbbreviation":"Methods Ecol Evol","language":"en","page":"4-21","source":"DOI.org (Crossref)","title":"Methods for testing publication bias in ecological and evolutionary meta‐analyses","volume":"13","author":[{"family":"Nakagawa","given":"Shinichi"},{"family":"Lagisz","given":"Malgorzata"},{"family":"Jennions","given":"Michael D."},{"family":"Koricheva","given":"Julia"},{"family":"Noble","given":"Daniel W. A."},{"family":"Parker","given":"Timothy H."},{"family":"Sánchez‐Tójar","given":"Alfredo"},{"family":"Yang","given":"Yefeng"},{"family":"O'Dea","given":"Rose E."}],"issued":{"date-parts":[["2022",1]]},"citation-key":"nakagawaMethodsTestingPublication2022"}}],"schema":"https://github.com/citation-style-language/schema/raw/master/csl-citation.json"} </w:instrText>
      </w:r>
      <w:r w:rsidR="6A08266F">
        <w:fldChar w:fldCharType="separate"/>
      </w:r>
      <w:r w:rsidR="257A44AF" w:rsidRPr="4CC1FAA8">
        <w:rPr>
          <w:noProof/>
        </w:rPr>
        <w:t>(Nakagawa et al. 2022)</w:t>
      </w:r>
      <w:r w:rsidR="6A08266F">
        <w:fldChar w:fldCharType="end"/>
      </w:r>
      <w:r w:rsidR="2E76FFDF">
        <w:t>.</w:t>
      </w:r>
      <w:r w:rsidR="64AC4B1D" w:rsidRPr="4CC1FAA8">
        <w:rPr>
          <w:b/>
          <w:bCs/>
        </w:rPr>
        <w:t xml:space="preserve"> </w:t>
      </w:r>
      <w:r w:rsidR="4A9D43B4">
        <w:t xml:space="preserve">If publication bias is detected, we will explore its impact using sensitivity analyses. Where CRIME-Q quality assessments vary across studies, we </w:t>
      </w:r>
      <w:r w:rsidR="5748E665">
        <w:t xml:space="preserve">may </w:t>
      </w:r>
      <w:r w:rsidR="4A9D43B4">
        <w:t>also include them as moderators in these analyses.</w:t>
      </w:r>
      <w:r w:rsidR="6F337D37">
        <w:t xml:space="preserve"> </w:t>
      </w:r>
      <w:r w:rsidR="53DF0BFC">
        <w:t xml:space="preserve">We will summarize </w:t>
      </w:r>
      <w:r w:rsidR="4FDD0DED">
        <w:t>our</w:t>
      </w:r>
      <w:r w:rsidR="53DF0BFC">
        <w:t xml:space="preserve"> r</w:t>
      </w:r>
      <w:r w:rsidR="5447A444">
        <w:t>esults in text, tables, and visuali</w:t>
      </w:r>
      <w:r w:rsidR="5CF29D7B">
        <w:t>se</w:t>
      </w:r>
      <w:r w:rsidR="5447A444">
        <w:t xml:space="preserve"> using forest </w:t>
      </w:r>
      <w:r w:rsidR="7513F514">
        <w:t xml:space="preserve">or </w:t>
      </w:r>
      <w:r w:rsidR="5447A444">
        <w:t>orchard plots</w:t>
      </w:r>
      <w:r w:rsidR="257A44AF">
        <w:t xml:space="preserve"> </w:t>
      </w:r>
      <w:r w:rsidR="6781F78F">
        <w:t>along with</w:t>
      </w:r>
      <w:r w:rsidR="3E6F705E">
        <w:t xml:space="preserve"> bubble plots</w:t>
      </w:r>
      <w:r w:rsidR="4C37F986">
        <w:t>, as feasible</w:t>
      </w:r>
      <w:ins w:id="8" w:author="Shinichi Nakagawa" w:date="2025-11-14T06:06:00Z">
        <w:r w:rsidR="3E6F705E">
          <w:t xml:space="preserve"> </w:t>
        </w:r>
      </w:ins>
      <w:r w:rsidR="6A08266F">
        <w:fldChar w:fldCharType="begin"/>
      </w:r>
      <w:r w:rsidR="6A08266F">
        <w:instrText xml:space="preserve"> ADDIN ZOTERO_ITEM CSL_CITATION {"citationID":"iCQTeNbV","properties":{"formattedCitation":"(Nakagawa et al. 2023b)","plainCitation":"(Nakagawa et al. 2023b)","noteIndex":0},"citationItems":[{"id":43015,"uris":["http://zotero.org/users/10909068/items/LZGMVIBX"],"itemData":{"id":43015,"type":"article-journal","abstract":"Abstract\n            \n              \n                \n                  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sizes.\n                \n                \n                  \n                    Here, we have added significant enhancements by integrating many new functionalities into\n                    orchaRd 2.0\n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moderators.\n                  \n                \n                \n                  \n                    orchaRd 2.0\n                    has additional functions which calculate key statistics from multilevel meta‐analytic models such as\n                    I\n                    2\n                    and\n                    R\n                    2\n                    . Importantly,\n                    orchaRd 2.0\n                    contributes to better reporting by complying with PRISMA‐EcoEvo (preferred reporting items for systematic reviews and meta‐analyses in ecology and evolution). Taken together,\n                    orchaRd 2.0\n                    can improve the presentation of meta‐analytic results and facilitate the exploration of previously neglected patterns.\n                  \n                \n                \n                  In addition, as a part of a literature survey, we found that graphical packages are rarely cited (~3%). We plea that researchers credit developers and maintainers of graphical packages, for example, by citations in a figure legend, acknowledging the use of relevant packages.\n                \n              \n            \n          , \n            Streszczenie\n            \n              \n                \n                  Chociaż metaanaliza stała się podstawowym narzędziem w ekologii i ewolucji, raportowanie wyników metaanalizy trudne. Aby je ułatwić, wprowadziliśmy wykres orchard, który przedstawia nie tylko ogólne (średnie) oszacowanie efektu i jego przedziały ufności, ale także pokazuje odpowiadającą mu heterogeniczność (jako przedziały predykcji) i wielkości efektów z poszczególnych prób.\n                \n                \n                  \n                    W drugiej wersji pakietu,\n                    orchaRd 2.0\n                    dodaliśmy znaczące ulepszenia, wbudowując w niego wiele nowych funkcjonalności. Zaktualizowana wersja pakietu pozwala na wizualizację heteroskedastyczności (uwzględniającej różne wariancje na poziomach moderatora kategorycznego), średnich brzegowych (np. przy marginalizacji efektów innych niż wizualizowany), średnich warunkowych (np. oszacowań różnych grup dla konkretnych wartości zmiennej ciągłej) oraz wizualizacje wszystkich interakcji pomiędzy dwoma moderatorami, zarówno kategorycznymi jak i ciągłymi.\n                  \n                \n                \n                  \n                    orchaRd 2.0\n                    posiada dodatkowe funkcje obliczające kluczowe statystyki z wielopoziomowych modeli metaanalitycznych, takie jak\n                    I\n                    2\n                    i\n                    R\n                    2\n                    . Co ważne,\n                    orchaRd 2.0\n                    przyczynia się do lepszego raportowania wyników poprzez zgodność z PRISMA‐EcoEvo (Preferred Reporting Items for Systematic Reviews and Meta‐Analyses in Ecology and Evolution). W efekcie,\n                    orchaRd 2.0\n                    może poprawić prezentację wyników metaanalitycznych i ułatwić eksplorację wcześniej pomijanych wzorców.\n                  \n                \n                \n                  Dodatkowo, w ramach systematycznego przeglądu literatury, stwierdziliśmy, że pakiety graficzne są rzadko cytowane (~3%). Zwracamy się z prośbą do badaczy, aby docenili twórców i osoby rozwijające pakiety graficzne, np. poprzez cytowanie wykorzystanych pakietów w opisie wykresów.","container-title":"Methods in Ecology and Evolution","DOI":"10.1111/2041-210X.14152","ISSN":"2041-210X, 2041-210X","issue":"8","journalAbbreviation":"Methods Ecol Evol","language":"en","page":"2003-2010","source":"DOI.org (Crossref)","title":"orchaRd 2.0: An R package for visualising meta‐analyses with orchard plots","title-short":"orchaRd 2.0","volume":"14","author":[{"family":"Nakagawa","given":"Shinichi"},{"family":"Lagisz","given":"Malgorzata"},{"family":"O'Dea","given":"Rose E."},{"family":"Pottier","given":"Patrice"},{"family":"Rutkowska","given":"Joanna"},{"family":"Senior","given":"Alistair M."},{"family":"Yang","given":"Yefeng"},{"family":"Noble","given":"Daniel W. A."}],"issued":{"date-parts":[["2023",8]]},"citation-key":"nakagawaOrchaRd20Package2023"}}],"schema":"https://github.com/citation-style-language/schema/raw/master/csl-citation.json"} </w:instrText>
      </w:r>
      <w:r w:rsidR="6A08266F">
        <w:fldChar w:fldCharType="separate"/>
      </w:r>
      <w:r w:rsidR="23A47255" w:rsidRPr="4CC1FAA8">
        <w:rPr>
          <w:noProof/>
        </w:rPr>
        <w:t>(Nakagawa et al. 2023b)</w:t>
      </w:r>
      <w:r w:rsidR="6A08266F">
        <w:fldChar w:fldCharType="end"/>
      </w:r>
      <w:r w:rsidR="5447A444">
        <w:t>.</w:t>
      </w:r>
    </w:p>
    <w:p w14:paraId="7EA8B323" w14:textId="77777777" w:rsidR="00F64E28" w:rsidRPr="00C831AA" w:rsidRDefault="00F64E28"/>
    <w:p w14:paraId="40DDC4BC" w14:textId="77777777" w:rsidR="00261F3C" w:rsidRPr="00C831AA" w:rsidRDefault="00261F3C" w:rsidP="003879E5">
      <w:pPr>
        <w:pStyle w:val="Heading1"/>
        <w:spacing w:before="0"/>
      </w:pPr>
      <w:r w:rsidRPr="00C831AA">
        <w:t>Contact details for further information</w:t>
      </w:r>
    </w:p>
    <w:p w14:paraId="73A4A2E7" w14:textId="704629E0" w:rsidR="00261F3C" w:rsidRPr="00C831AA" w:rsidRDefault="00261F3C" w:rsidP="003879E5">
      <w:pPr>
        <w:spacing w:after="0"/>
      </w:pPr>
      <w:r w:rsidRPr="00C831AA">
        <w:t>Anna Lenz</w:t>
      </w:r>
      <w:r w:rsidR="007D12B0" w:rsidRPr="00C831AA">
        <w:t xml:space="preserve">; Email: </w:t>
      </w:r>
      <w:hyperlink r:id="rId13" w:history="1">
        <w:r w:rsidR="007D12B0" w:rsidRPr="00C831AA">
          <w:rPr>
            <w:rStyle w:val="Hyperlink"/>
          </w:rPr>
          <w:t>lenzrive@ualberta.ca</w:t>
        </w:r>
      </w:hyperlink>
    </w:p>
    <w:p w14:paraId="4D27E9EB" w14:textId="77777777" w:rsidR="007D12B0" w:rsidRPr="00C831AA" w:rsidRDefault="007D12B0" w:rsidP="003879E5">
      <w:pPr>
        <w:spacing w:after="0"/>
      </w:pPr>
    </w:p>
    <w:p w14:paraId="0E0A61CC" w14:textId="77777777" w:rsidR="00261F3C" w:rsidRPr="00C831AA" w:rsidRDefault="00261F3C" w:rsidP="003879E5">
      <w:pPr>
        <w:pStyle w:val="Heading1"/>
        <w:spacing w:before="0"/>
      </w:pPr>
      <w:r w:rsidRPr="00C831AA">
        <w:t>Organization affiliation of the Review</w:t>
      </w:r>
    </w:p>
    <w:p w14:paraId="00E84D6F" w14:textId="339CAE9D" w:rsidR="007D12B0" w:rsidRPr="00C831AA" w:rsidRDefault="00261F3C" w:rsidP="003879E5">
      <w:pPr>
        <w:spacing w:after="0"/>
      </w:pPr>
      <w:r w:rsidRPr="00C831AA">
        <w:t>University of Alberta, Canada</w:t>
      </w:r>
    </w:p>
    <w:p w14:paraId="0C920FF3" w14:textId="77777777" w:rsidR="007D12B0" w:rsidRPr="00C831AA" w:rsidRDefault="007D12B0" w:rsidP="003879E5">
      <w:pPr>
        <w:spacing w:after="0"/>
      </w:pPr>
    </w:p>
    <w:p w14:paraId="0CC116DF" w14:textId="5940232B" w:rsidR="003A2DA8" w:rsidRPr="00C831AA" w:rsidRDefault="003A2DA8" w:rsidP="003879E5">
      <w:pPr>
        <w:pStyle w:val="Heading1"/>
        <w:spacing w:before="0"/>
      </w:pPr>
      <w:r w:rsidRPr="00C831AA">
        <w:lastRenderedPageBreak/>
        <w:t>Review team members and their organizational affiliations</w:t>
      </w:r>
    </w:p>
    <w:p w14:paraId="546ECE59" w14:textId="1BDEAEF8" w:rsidR="00443837" w:rsidRPr="00C831AA" w:rsidRDefault="000A1FC7" w:rsidP="003879E5">
      <w:r w:rsidRPr="00C831AA">
        <w:t>Anna Lenz</w:t>
      </w:r>
      <w:r w:rsidR="003A2DA8" w:rsidRPr="00C831AA">
        <w:t>, C</w:t>
      </w:r>
      <w:r w:rsidR="00B61068" w:rsidRPr="00C831AA">
        <w:t>ollaboration f</w:t>
      </w:r>
      <w:r w:rsidR="003A2DA8" w:rsidRPr="00C831AA">
        <w:t>or Open Science and Synthesis in Ecology and Evolution Department of Biological Sciences, Faculty of Science, University of Alberta, Edmonton, AB, Canada.</w:t>
      </w:r>
    </w:p>
    <w:p w14:paraId="511DD733" w14:textId="3BB3A3C6" w:rsidR="003A2DA8" w:rsidRPr="00C831AA" w:rsidRDefault="000A1FC7" w:rsidP="003879E5">
      <w:r w:rsidRPr="00C831AA">
        <w:t>Santiago Ortega</w:t>
      </w:r>
      <w:r w:rsidR="003A2DA8" w:rsidRPr="00C831AA">
        <w:t xml:space="preserve">, </w:t>
      </w:r>
      <w:r w:rsidR="001A367F" w:rsidRPr="00C831AA">
        <w:t xml:space="preserve">Collaboration </w:t>
      </w:r>
      <w:r w:rsidR="003A2DA8" w:rsidRPr="00C831AA">
        <w:t>for Open Science and Synthesis in Ecology and Evolution Department of Biological Sciences, Faculty of Science, University of Alberta, Edmonton, AB, Canada.</w:t>
      </w:r>
    </w:p>
    <w:p w14:paraId="1A7A0CDA" w14:textId="62B48628" w:rsidR="000A1FC7" w:rsidRPr="00C831AA" w:rsidRDefault="000A1FC7" w:rsidP="003879E5">
      <w:r w:rsidRPr="00C831AA">
        <w:t xml:space="preserve">Ayumi Mizuno, </w:t>
      </w:r>
      <w:r w:rsidR="001A367F" w:rsidRPr="00C831AA">
        <w:t xml:space="preserve">Collaboration </w:t>
      </w:r>
      <w:r w:rsidRPr="00C831AA">
        <w:t>for Open Science and Synthesis in Ecology and Evolution Department of Biological Sciences, Faculty of Science, University of Alberta, Edmonton, AB, Canada.</w:t>
      </w:r>
    </w:p>
    <w:p w14:paraId="0946397C" w14:textId="4AFCD2B8" w:rsidR="006B4934" w:rsidRDefault="006B4934" w:rsidP="003879E5">
      <w:r w:rsidRPr="00C831AA">
        <w:t xml:space="preserve">Shinichi Nakagawa, </w:t>
      </w:r>
      <w:r w:rsidR="001A367F" w:rsidRPr="00C831AA">
        <w:t xml:space="preserve">Collaboration </w:t>
      </w:r>
      <w:r w:rsidRPr="00C831AA">
        <w:t>for Open Science and Synthesis in Ecology and Evolution Department of Biological Sciences, Faculty of Science, University of Alberta, Edmonton, AB, Canada.</w:t>
      </w:r>
    </w:p>
    <w:p w14:paraId="31AC1423" w14:textId="77777777" w:rsidR="002D49E1" w:rsidRPr="00C831AA" w:rsidRDefault="002D49E1" w:rsidP="002D49E1">
      <w:r w:rsidRPr="00C831AA">
        <w:t>Malgorzata Lagisz, Evolution &amp; Ecology Research Centre and School of Biological, Earth &amp; Environmental Sciences, University of New South Wales, Sydney, NSW, Australia and Collaboration for Open Science and Synthesis in Ecology and Evolution Department of Biological Sciences, Faculty of Science, University of Alberta, Edmonton, AB, Canada.</w:t>
      </w:r>
    </w:p>
    <w:p w14:paraId="64D3F006" w14:textId="77777777" w:rsidR="002D49E1" w:rsidRPr="00C831AA" w:rsidRDefault="002D49E1" w:rsidP="003879E5"/>
    <w:p w14:paraId="370C9B7A" w14:textId="741AAA14" w:rsidR="49945D24" w:rsidRPr="00C831AA" w:rsidRDefault="49945D24" w:rsidP="49945D24"/>
    <w:p w14:paraId="40316039" w14:textId="77777777" w:rsidR="009D588E" w:rsidRPr="00C831AA" w:rsidRDefault="009D588E" w:rsidP="003879E5">
      <w:pPr>
        <w:pStyle w:val="Heading1"/>
        <w:spacing w:before="0"/>
      </w:pPr>
      <w:r w:rsidRPr="00C831AA">
        <w:lastRenderedPageBreak/>
        <w:t>Type of method of review</w:t>
      </w:r>
    </w:p>
    <w:p w14:paraId="41453137" w14:textId="77777777" w:rsidR="009D588E" w:rsidRPr="00C831AA" w:rsidRDefault="009D588E" w:rsidP="003879E5">
      <w:pPr>
        <w:spacing w:after="0"/>
      </w:pPr>
      <w:r w:rsidRPr="00C831AA">
        <w:t>Systematic review and meta-analysis.</w:t>
      </w:r>
    </w:p>
    <w:p w14:paraId="466B5806" w14:textId="77777777" w:rsidR="00A34C34" w:rsidRPr="00C831AA" w:rsidRDefault="00A34C34" w:rsidP="003879E5">
      <w:pPr>
        <w:spacing w:after="0"/>
      </w:pPr>
    </w:p>
    <w:p w14:paraId="167DE1E6" w14:textId="77777777" w:rsidR="009D588E" w:rsidRPr="00C831AA" w:rsidRDefault="009D588E" w:rsidP="003879E5">
      <w:pPr>
        <w:pStyle w:val="Heading1"/>
        <w:spacing w:before="0"/>
      </w:pPr>
      <w:r w:rsidRPr="00C831AA">
        <w:t>Anticipated or actual start date</w:t>
      </w:r>
    </w:p>
    <w:p w14:paraId="76500300" w14:textId="3281FC06" w:rsidR="009D588E" w:rsidRDefault="37C53FDE" w:rsidP="003879E5">
      <w:pPr>
        <w:spacing w:after="0"/>
      </w:pPr>
      <w:r>
        <w:t xml:space="preserve"> </w:t>
      </w:r>
      <w:r w:rsidR="4C3E9A62">
        <w:t xml:space="preserve">November </w:t>
      </w:r>
      <w:r w:rsidR="0AE02256">
        <w:t>15</w:t>
      </w:r>
      <w:r w:rsidR="4C3E9A62">
        <w:t>,</w:t>
      </w:r>
      <w:r>
        <w:t xml:space="preserve"> 2025</w:t>
      </w:r>
    </w:p>
    <w:p w14:paraId="78368072" w14:textId="77777777" w:rsidR="00BC3795" w:rsidRPr="00C831AA" w:rsidRDefault="00BC3795" w:rsidP="003879E5">
      <w:pPr>
        <w:spacing w:after="0"/>
      </w:pPr>
    </w:p>
    <w:p w14:paraId="76901E05" w14:textId="77777777" w:rsidR="009D588E" w:rsidRPr="00C831AA" w:rsidRDefault="009D588E" w:rsidP="003879E5">
      <w:pPr>
        <w:pStyle w:val="Heading1"/>
        <w:spacing w:before="0"/>
      </w:pPr>
      <w:r w:rsidRPr="00C831AA">
        <w:t>Anticipated end date</w:t>
      </w:r>
    </w:p>
    <w:p w14:paraId="74D60536" w14:textId="3A8A3AD5" w:rsidR="004C0E3C" w:rsidRPr="00C831AA" w:rsidRDefault="0552DFC2" w:rsidP="003879E5">
      <w:pPr>
        <w:spacing w:after="0"/>
      </w:pPr>
      <w:r>
        <w:t>November</w:t>
      </w:r>
      <w:r w:rsidR="708238D1">
        <w:t xml:space="preserve"> 1</w:t>
      </w:r>
      <w:r w:rsidR="7BF44C0C">
        <w:t>5</w:t>
      </w:r>
      <w:r w:rsidR="49DE65A2">
        <w:t>, 202</w:t>
      </w:r>
      <w:r w:rsidR="228E2C7A">
        <w:t>6</w:t>
      </w:r>
    </w:p>
    <w:p w14:paraId="1F34C933" w14:textId="77777777" w:rsidR="003879E5" w:rsidRPr="00C831AA" w:rsidRDefault="003879E5" w:rsidP="003879E5">
      <w:pPr>
        <w:spacing w:after="0"/>
      </w:pPr>
    </w:p>
    <w:p w14:paraId="54EBCCD4" w14:textId="3B52DC31" w:rsidR="009D588E" w:rsidRPr="00C831AA" w:rsidRDefault="009D588E" w:rsidP="003879E5">
      <w:pPr>
        <w:pStyle w:val="Heading1"/>
        <w:spacing w:before="0"/>
      </w:pPr>
      <w:r w:rsidRPr="00C831AA">
        <w:t>Funding sources/sponsors</w:t>
      </w:r>
    </w:p>
    <w:p w14:paraId="77E99679" w14:textId="6388BC3E" w:rsidR="004C0E3C" w:rsidRPr="00C831AA" w:rsidRDefault="009D588E" w:rsidP="003879E5">
      <w:pPr>
        <w:spacing w:after="0"/>
      </w:pPr>
      <w:r w:rsidRPr="00C831AA">
        <w:t>Canada Excellence Research Chair Program (CERC-2022-00074)</w:t>
      </w:r>
    </w:p>
    <w:p w14:paraId="22453025" w14:textId="77777777" w:rsidR="00BC3795" w:rsidRDefault="00BC3795" w:rsidP="003879E5">
      <w:pPr>
        <w:pStyle w:val="Heading1"/>
        <w:spacing w:before="0"/>
      </w:pPr>
    </w:p>
    <w:p w14:paraId="0F4024A0" w14:textId="503F2A43" w:rsidR="009D588E" w:rsidRPr="00C831AA" w:rsidRDefault="009D588E" w:rsidP="003879E5">
      <w:pPr>
        <w:pStyle w:val="Heading1"/>
        <w:spacing w:before="0"/>
      </w:pPr>
      <w:r w:rsidRPr="00C831AA">
        <w:t>Conflicts of interest</w:t>
      </w:r>
    </w:p>
    <w:p w14:paraId="1E10B4BC" w14:textId="58BF75E9" w:rsidR="004C0E3C" w:rsidRPr="00C831AA" w:rsidRDefault="009D588E" w:rsidP="003879E5">
      <w:pPr>
        <w:spacing w:after="0"/>
      </w:pPr>
      <w:r w:rsidRPr="00C831AA">
        <w:t>None</w:t>
      </w:r>
    </w:p>
    <w:p w14:paraId="6958E8C5" w14:textId="77777777" w:rsidR="004C0E3C" w:rsidRPr="00C831AA" w:rsidRDefault="004C0E3C" w:rsidP="003879E5">
      <w:pPr>
        <w:spacing w:after="0"/>
      </w:pPr>
    </w:p>
    <w:p w14:paraId="17C7919F" w14:textId="781D7B50" w:rsidR="009D588E" w:rsidRPr="00C831AA" w:rsidRDefault="009D588E" w:rsidP="003879E5">
      <w:pPr>
        <w:pStyle w:val="Heading1"/>
        <w:spacing w:before="0"/>
      </w:pPr>
      <w:r w:rsidRPr="00C831AA">
        <w:t>Language</w:t>
      </w:r>
    </w:p>
    <w:p w14:paraId="21A5EBC4" w14:textId="77777777" w:rsidR="008011F9" w:rsidRPr="00C831AA" w:rsidRDefault="009D588E" w:rsidP="003879E5">
      <w:pPr>
        <w:spacing w:after="0"/>
      </w:pPr>
      <w:r w:rsidRPr="00C831AA">
        <w:t xml:space="preserve">English, </w:t>
      </w:r>
      <w:r w:rsidR="008011F9" w:rsidRPr="00C831AA">
        <w:t xml:space="preserve">French, Italian, Portuguese, </w:t>
      </w:r>
      <w:r w:rsidRPr="00C831AA">
        <w:t>Spanish, Polish, Russian, Japanese</w:t>
      </w:r>
    </w:p>
    <w:p w14:paraId="3836DCDA" w14:textId="77777777" w:rsidR="008011F9" w:rsidRPr="00C831AA" w:rsidRDefault="008011F9" w:rsidP="003879E5">
      <w:pPr>
        <w:spacing w:after="0"/>
      </w:pPr>
    </w:p>
    <w:p w14:paraId="16B7FC17" w14:textId="77777777" w:rsidR="009D588E" w:rsidRPr="00C831AA" w:rsidRDefault="009D588E" w:rsidP="003879E5">
      <w:pPr>
        <w:pStyle w:val="Heading1"/>
        <w:spacing w:before="0"/>
      </w:pPr>
      <w:r w:rsidRPr="00C831AA">
        <w:t>Country</w:t>
      </w:r>
    </w:p>
    <w:p w14:paraId="2B4EBC9F" w14:textId="66F3EA36" w:rsidR="009D588E" w:rsidRPr="00C831AA" w:rsidRDefault="009D588E" w:rsidP="003879E5">
      <w:pPr>
        <w:spacing w:after="0"/>
      </w:pPr>
      <w:r w:rsidRPr="00C831AA">
        <w:t>Canada</w:t>
      </w:r>
    </w:p>
    <w:p w14:paraId="0FDDFD7C" w14:textId="77777777" w:rsidR="008011F9" w:rsidRPr="00C831AA" w:rsidRDefault="008011F9" w:rsidP="003879E5">
      <w:pPr>
        <w:spacing w:after="0"/>
      </w:pPr>
    </w:p>
    <w:p w14:paraId="06A6F76F" w14:textId="77777777" w:rsidR="008011F9" w:rsidRPr="00C831AA" w:rsidRDefault="009D588E" w:rsidP="003879E5">
      <w:pPr>
        <w:pStyle w:val="Heading1"/>
        <w:spacing w:before="0"/>
      </w:pPr>
      <w:r w:rsidRPr="00C831AA">
        <w:lastRenderedPageBreak/>
        <w:t>Stage of review</w:t>
      </w:r>
    </w:p>
    <w:p w14:paraId="4E6EFE5E" w14:textId="74FB84B1" w:rsidR="009D588E" w:rsidRPr="00C831AA" w:rsidRDefault="009D588E" w:rsidP="003879E5">
      <w:pPr>
        <w:spacing w:after="0"/>
      </w:pPr>
      <w:r w:rsidRPr="00C831AA">
        <w:t>Piloting</w:t>
      </w:r>
    </w:p>
    <w:p w14:paraId="5C6E171C" w14:textId="77777777" w:rsidR="008011F9" w:rsidRPr="00C831AA" w:rsidRDefault="008011F9" w:rsidP="003879E5">
      <w:pPr>
        <w:spacing w:after="0"/>
        <w:rPr>
          <w:b/>
          <w:bCs/>
        </w:rPr>
      </w:pPr>
    </w:p>
    <w:p w14:paraId="132139F6" w14:textId="77777777" w:rsidR="009D588E" w:rsidRPr="00C831AA" w:rsidRDefault="009D588E" w:rsidP="003879E5">
      <w:pPr>
        <w:pStyle w:val="Heading1"/>
        <w:spacing w:before="0"/>
      </w:pPr>
      <w:r w:rsidRPr="00C831AA">
        <w:t>Subject index terms status</w:t>
      </w:r>
    </w:p>
    <w:p w14:paraId="5D032D0B" w14:textId="33213B49" w:rsidR="00C732E7" w:rsidRPr="00C831AA" w:rsidRDefault="009D588E" w:rsidP="003879E5">
      <w:pPr>
        <w:spacing w:after="0"/>
      </w:pPr>
      <w:r w:rsidRPr="00C831AA">
        <w:t>NA</w:t>
      </w:r>
    </w:p>
    <w:p w14:paraId="4D92754B" w14:textId="77777777" w:rsidR="00C732E7" w:rsidRPr="00C831AA" w:rsidRDefault="00C732E7" w:rsidP="003879E5">
      <w:pPr>
        <w:spacing w:after="0"/>
      </w:pPr>
    </w:p>
    <w:p w14:paraId="6D1AA5B9" w14:textId="77777777" w:rsidR="009D588E" w:rsidRPr="00C831AA" w:rsidRDefault="009D588E" w:rsidP="003879E5">
      <w:pPr>
        <w:pStyle w:val="Heading1"/>
        <w:spacing w:before="0"/>
      </w:pPr>
      <w:r w:rsidRPr="00C831AA">
        <w:t>Subject index terms</w:t>
      </w:r>
    </w:p>
    <w:p w14:paraId="10B70BC7" w14:textId="70D8A665" w:rsidR="00C732E7" w:rsidRPr="00C831AA" w:rsidRDefault="009D588E" w:rsidP="003879E5">
      <w:pPr>
        <w:spacing w:after="0"/>
      </w:pPr>
      <w:r w:rsidRPr="00C831AA">
        <w:t>NA</w:t>
      </w:r>
    </w:p>
    <w:p w14:paraId="0D464C6D" w14:textId="77777777" w:rsidR="00C732E7" w:rsidRPr="00C831AA" w:rsidRDefault="00C732E7" w:rsidP="003879E5">
      <w:pPr>
        <w:spacing w:after="0"/>
      </w:pPr>
    </w:p>
    <w:p w14:paraId="5D655E1A" w14:textId="68E19D70" w:rsidR="00161BD4" w:rsidRPr="00161BD4" w:rsidRDefault="009D588E" w:rsidP="00161BD4">
      <w:pPr>
        <w:pStyle w:val="Heading1"/>
        <w:spacing w:before="0"/>
      </w:pPr>
      <w:r w:rsidRPr="00C831AA">
        <w:t>Date of registration in OSF</w:t>
      </w:r>
    </w:p>
    <w:p w14:paraId="3E81F3FD" w14:textId="502A82AE" w:rsidR="000A1FC7" w:rsidRDefault="4C29E39D" w:rsidP="003879E5">
      <w:pPr>
        <w:spacing w:after="0"/>
      </w:pPr>
      <w:r>
        <w:t xml:space="preserve">November </w:t>
      </w:r>
      <w:r w:rsidR="1B42F5E7">
        <w:t>1</w:t>
      </w:r>
      <w:r w:rsidR="0EE52FBF">
        <w:t>4</w:t>
      </w:r>
      <w:r w:rsidR="1B42F5E7">
        <w:t>, 2025</w:t>
      </w:r>
    </w:p>
    <w:p w14:paraId="694E7C95" w14:textId="77777777" w:rsidR="00161BD4" w:rsidRPr="00C831AA" w:rsidRDefault="00161BD4" w:rsidP="003879E5">
      <w:pPr>
        <w:spacing w:after="0"/>
      </w:pPr>
    </w:p>
    <w:p w14:paraId="42148CCC" w14:textId="77777777" w:rsidR="00443837" w:rsidRPr="00C831AA" w:rsidRDefault="00443837" w:rsidP="003879E5">
      <w:pPr>
        <w:pStyle w:val="Heading1"/>
        <w:spacing w:before="0"/>
      </w:pPr>
      <w:r w:rsidRPr="00C831AA">
        <w:t>Details of any existing review of the same topic by the same authors</w:t>
      </w:r>
    </w:p>
    <w:p w14:paraId="544DA735" w14:textId="04B92EF8" w:rsidR="00443837" w:rsidRPr="00C831AA" w:rsidRDefault="00443837" w:rsidP="003879E5">
      <w:pPr>
        <w:spacing w:after="0"/>
      </w:pPr>
      <w:r w:rsidRPr="00C831AA">
        <w:t>None</w:t>
      </w:r>
    </w:p>
    <w:p w14:paraId="33F49E20" w14:textId="77777777" w:rsidR="00266531" w:rsidRPr="00C831AA" w:rsidRDefault="00266531" w:rsidP="003879E5">
      <w:pPr>
        <w:spacing w:after="0"/>
      </w:pPr>
    </w:p>
    <w:p w14:paraId="60DA296D" w14:textId="0D773552" w:rsidR="00FA679C" w:rsidRPr="00C831AA" w:rsidRDefault="00FA679C" w:rsidP="00FA679C">
      <w:pPr>
        <w:pStyle w:val="Heading1"/>
      </w:pPr>
      <w:r w:rsidRPr="00C831AA">
        <w:t>Stage of the review at the time of submission</w:t>
      </w:r>
    </w:p>
    <w:tbl>
      <w:tblPr>
        <w:tblStyle w:val="TableGrid"/>
        <w:tblW w:w="0" w:type="auto"/>
        <w:tblInd w:w="5" w:type="dxa"/>
        <w:tblLook w:val="04A0" w:firstRow="1" w:lastRow="0" w:firstColumn="1" w:lastColumn="0" w:noHBand="0" w:noVBand="1"/>
      </w:tblPr>
      <w:tblGrid>
        <w:gridCol w:w="2942"/>
        <w:gridCol w:w="2943"/>
        <w:gridCol w:w="2943"/>
      </w:tblGrid>
      <w:tr w:rsidR="00FA679C" w:rsidRPr="00763844" w14:paraId="3BDC3BB1" w14:textId="77777777" w:rsidTr="00763844">
        <w:trPr>
          <w:trHeight w:val="339"/>
        </w:trPr>
        <w:tc>
          <w:tcPr>
            <w:tcW w:w="2942" w:type="dxa"/>
            <w:tcBorders>
              <w:top w:val="single" w:sz="18" w:space="0" w:color="auto"/>
              <w:bottom w:val="single" w:sz="4" w:space="0" w:color="auto"/>
            </w:tcBorders>
            <w:shd w:val="clear" w:color="auto" w:fill="BBC3EA"/>
          </w:tcPr>
          <w:p w14:paraId="4D9615B7" w14:textId="77777777" w:rsidR="00FA679C" w:rsidRPr="00763844" w:rsidRDefault="00FA679C" w:rsidP="00763844">
            <w:pPr>
              <w:spacing w:after="0" w:line="276" w:lineRule="auto"/>
              <w:rPr>
                <w:b/>
                <w:bCs/>
                <w:sz w:val="18"/>
                <w:szCs w:val="18"/>
              </w:rPr>
            </w:pPr>
            <w:r w:rsidRPr="00763844">
              <w:rPr>
                <w:b/>
                <w:bCs/>
                <w:sz w:val="18"/>
                <w:szCs w:val="18"/>
              </w:rPr>
              <w:t>Stage</w:t>
            </w:r>
          </w:p>
        </w:tc>
        <w:tc>
          <w:tcPr>
            <w:tcW w:w="2943" w:type="dxa"/>
            <w:tcBorders>
              <w:top w:val="single" w:sz="18" w:space="0" w:color="auto"/>
              <w:bottom w:val="single" w:sz="4" w:space="0" w:color="auto"/>
            </w:tcBorders>
            <w:shd w:val="clear" w:color="auto" w:fill="BBC3EA"/>
          </w:tcPr>
          <w:p w14:paraId="11CBF094" w14:textId="77777777" w:rsidR="00FA679C" w:rsidRPr="00763844" w:rsidRDefault="00FA679C" w:rsidP="00763844">
            <w:pPr>
              <w:spacing w:after="0" w:line="276" w:lineRule="auto"/>
              <w:rPr>
                <w:b/>
                <w:bCs/>
                <w:sz w:val="18"/>
                <w:szCs w:val="18"/>
              </w:rPr>
            </w:pPr>
            <w:r w:rsidRPr="00763844">
              <w:rPr>
                <w:b/>
                <w:bCs/>
                <w:sz w:val="18"/>
                <w:szCs w:val="18"/>
              </w:rPr>
              <w:t>Started</w:t>
            </w:r>
          </w:p>
        </w:tc>
        <w:tc>
          <w:tcPr>
            <w:tcW w:w="2943" w:type="dxa"/>
            <w:tcBorders>
              <w:top w:val="single" w:sz="18" w:space="0" w:color="auto"/>
              <w:bottom w:val="single" w:sz="4" w:space="0" w:color="auto"/>
            </w:tcBorders>
            <w:shd w:val="clear" w:color="auto" w:fill="BBC3EA"/>
          </w:tcPr>
          <w:p w14:paraId="57D90687" w14:textId="77777777" w:rsidR="00FA679C" w:rsidRPr="00763844" w:rsidRDefault="00FA679C" w:rsidP="00763844">
            <w:pPr>
              <w:spacing w:after="0" w:line="276" w:lineRule="auto"/>
              <w:rPr>
                <w:b/>
                <w:bCs/>
                <w:sz w:val="18"/>
                <w:szCs w:val="18"/>
              </w:rPr>
            </w:pPr>
            <w:r w:rsidRPr="00763844">
              <w:rPr>
                <w:b/>
                <w:bCs/>
                <w:sz w:val="18"/>
                <w:szCs w:val="18"/>
              </w:rPr>
              <w:t>Completed</w:t>
            </w:r>
          </w:p>
        </w:tc>
      </w:tr>
      <w:tr w:rsidR="00FA679C" w:rsidRPr="00763844" w14:paraId="1EFF13C9" w14:textId="77777777" w:rsidTr="000B7D82">
        <w:tc>
          <w:tcPr>
            <w:tcW w:w="2942" w:type="dxa"/>
            <w:tcBorders>
              <w:top w:val="single" w:sz="4" w:space="0" w:color="auto"/>
            </w:tcBorders>
          </w:tcPr>
          <w:p w14:paraId="0AEAB631" w14:textId="77777777" w:rsidR="00FA679C" w:rsidRPr="00763844" w:rsidRDefault="00FA679C" w:rsidP="00FA679C">
            <w:pPr>
              <w:spacing w:after="0"/>
              <w:rPr>
                <w:sz w:val="18"/>
                <w:szCs w:val="18"/>
              </w:rPr>
            </w:pPr>
            <w:r w:rsidRPr="00763844">
              <w:rPr>
                <w:sz w:val="18"/>
                <w:szCs w:val="18"/>
              </w:rPr>
              <w:t>Preliminary searches</w:t>
            </w:r>
          </w:p>
        </w:tc>
        <w:tc>
          <w:tcPr>
            <w:tcW w:w="2943" w:type="dxa"/>
            <w:tcBorders>
              <w:top w:val="single" w:sz="4" w:space="0" w:color="auto"/>
            </w:tcBorders>
          </w:tcPr>
          <w:p w14:paraId="695C34D0" w14:textId="77777777" w:rsidR="00FA679C" w:rsidRPr="00763844" w:rsidRDefault="00FA679C" w:rsidP="00FA679C">
            <w:pPr>
              <w:spacing w:after="0"/>
              <w:rPr>
                <w:sz w:val="18"/>
                <w:szCs w:val="18"/>
              </w:rPr>
            </w:pPr>
            <w:r w:rsidRPr="00763844">
              <w:rPr>
                <w:sz w:val="18"/>
                <w:szCs w:val="18"/>
              </w:rPr>
              <w:t>Yes</w:t>
            </w:r>
          </w:p>
        </w:tc>
        <w:tc>
          <w:tcPr>
            <w:tcW w:w="2943" w:type="dxa"/>
            <w:tcBorders>
              <w:top w:val="single" w:sz="4" w:space="0" w:color="auto"/>
            </w:tcBorders>
          </w:tcPr>
          <w:p w14:paraId="1163068D" w14:textId="77777777" w:rsidR="00FA679C" w:rsidRPr="00763844" w:rsidRDefault="00FA679C" w:rsidP="00FA679C">
            <w:pPr>
              <w:spacing w:after="0"/>
              <w:rPr>
                <w:sz w:val="18"/>
                <w:szCs w:val="18"/>
              </w:rPr>
            </w:pPr>
            <w:r w:rsidRPr="00763844">
              <w:rPr>
                <w:sz w:val="18"/>
                <w:szCs w:val="18"/>
              </w:rPr>
              <w:t>Yes</w:t>
            </w:r>
          </w:p>
        </w:tc>
      </w:tr>
      <w:tr w:rsidR="00FA679C" w:rsidRPr="00763844" w14:paraId="67BB57F7" w14:textId="77777777" w:rsidTr="000B7D82">
        <w:tc>
          <w:tcPr>
            <w:tcW w:w="2942" w:type="dxa"/>
          </w:tcPr>
          <w:p w14:paraId="3AA6C137" w14:textId="77777777" w:rsidR="00FA679C" w:rsidRPr="00763844" w:rsidRDefault="00FA679C" w:rsidP="00FA679C">
            <w:pPr>
              <w:spacing w:after="0"/>
              <w:rPr>
                <w:sz w:val="18"/>
                <w:szCs w:val="18"/>
              </w:rPr>
            </w:pPr>
            <w:r w:rsidRPr="00763844">
              <w:rPr>
                <w:sz w:val="18"/>
                <w:szCs w:val="18"/>
              </w:rPr>
              <w:t>Piloting of study selection</w:t>
            </w:r>
          </w:p>
        </w:tc>
        <w:tc>
          <w:tcPr>
            <w:tcW w:w="2943" w:type="dxa"/>
          </w:tcPr>
          <w:p w14:paraId="2A4F217D" w14:textId="77777777" w:rsidR="00FA679C" w:rsidRPr="00763844" w:rsidRDefault="00FA679C" w:rsidP="00FA679C">
            <w:pPr>
              <w:spacing w:after="0"/>
              <w:rPr>
                <w:sz w:val="18"/>
                <w:szCs w:val="18"/>
              </w:rPr>
            </w:pPr>
            <w:r w:rsidRPr="00763844">
              <w:rPr>
                <w:sz w:val="18"/>
                <w:szCs w:val="18"/>
              </w:rPr>
              <w:t>Yes</w:t>
            </w:r>
          </w:p>
        </w:tc>
        <w:tc>
          <w:tcPr>
            <w:tcW w:w="2943" w:type="dxa"/>
          </w:tcPr>
          <w:p w14:paraId="38C48F54" w14:textId="77777777" w:rsidR="00FA679C" w:rsidRPr="00763844" w:rsidRDefault="00FA679C" w:rsidP="00FA679C">
            <w:pPr>
              <w:spacing w:after="0"/>
              <w:rPr>
                <w:sz w:val="18"/>
                <w:szCs w:val="18"/>
              </w:rPr>
            </w:pPr>
            <w:r w:rsidRPr="00763844">
              <w:rPr>
                <w:sz w:val="18"/>
                <w:szCs w:val="18"/>
              </w:rPr>
              <w:t>Yes</w:t>
            </w:r>
          </w:p>
        </w:tc>
      </w:tr>
      <w:tr w:rsidR="00FA679C" w:rsidRPr="00763844" w14:paraId="66AA28E7" w14:textId="77777777" w:rsidTr="000B7D82">
        <w:tc>
          <w:tcPr>
            <w:tcW w:w="2942" w:type="dxa"/>
          </w:tcPr>
          <w:p w14:paraId="192A7F64" w14:textId="77777777" w:rsidR="00FA679C" w:rsidRPr="00763844" w:rsidRDefault="00FA679C" w:rsidP="00FA679C">
            <w:pPr>
              <w:spacing w:after="0"/>
              <w:rPr>
                <w:sz w:val="18"/>
                <w:szCs w:val="18"/>
              </w:rPr>
            </w:pPr>
            <w:r w:rsidRPr="00763844">
              <w:rPr>
                <w:sz w:val="18"/>
                <w:szCs w:val="18"/>
              </w:rPr>
              <w:t>Formal screening of research results against eligibility criteria</w:t>
            </w:r>
          </w:p>
        </w:tc>
        <w:tc>
          <w:tcPr>
            <w:tcW w:w="2943" w:type="dxa"/>
          </w:tcPr>
          <w:p w14:paraId="0E65DEF2" w14:textId="77777777" w:rsidR="00FA679C" w:rsidRPr="00763844" w:rsidRDefault="00FA679C" w:rsidP="00FA679C">
            <w:pPr>
              <w:spacing w:after="0"/>
              <w:rPr>
                <w:sz w:val="18"/>
                <w:szCs w:val="18"/>
              </w:rPr>
            </w:pPr>
            <w:r w:rsidRPr="00763844">
              <w:rPr>
                <w:sz w:val="18"/>
                <w:szCs w:val="18"/>
              </w:rPr>
              <w:t>No</w:t>
            </w:r>
          </w:p>
        </w:tc>
        <w:tc>
          <w:tcPr>
            <w:tcW w:w="2943" w:type="dxa"/>
          </w:tcPr>
          <w:p w14:paraId="7526A58E" w14:textId="77777777" w:rsidR="00FA679C" w:rsidRPr="00763844" w:rsidRDefault="00FA679C" w:rsidP="00FA679C">
            <w:pPr>
              <w:spacing w:after="0"/>
              <w:rPr>
                <w:sz w:val="18"/>
                <w:szCs w:val="18"/>
              </w:rPr>
            </w:pPr>
            <w:r w:rsidRPr="00763844">
              <w:rPr>
                <w:sz w:val="18"/>
                <w:szCs w:val="18"/>
              </w:rPr>
              <w:t>No</w:t>
            </w:r>
          </w:p>
        </w:tc>
      </w:tr>
      <w:tr w:rsidR="00FA679C" w:rsidRPr="00763844" w14:paraId="627FE796" w14:textId="77777777" w:rsidTr="000B7D82">
        <w:tc>
          <w:tcPr>
            <w:tcW w:w="2942" w:type="dxa"/>
          </w:tcPr>
          <w:p w14:paraId="28F00A8C" w14:textId="77777777" w:rsidR="00FA679C" w:rsidRPr="00763844" w:rsidRDefault="00FA679C" w:rsidP="00FA679C">
            <w:pPr>
              <w:spacing w:after="0"/>
              <w:rPr>
                <w:sz w:val="18"/>
                <w:szCs w:val="18"/>
              </w:rPr>
            </w:pPr>
            <w:r w:rsidRPr="00763844">
              <w:rPr>
                <w:sz w:val="18"/>
                <w:szCs w:val="18"/>
              </w:rPr>
              <w:t>Data extraction</w:t>
            </w:r>
          </w:p>
        </w:tc>
        <w:tc>
          <w:tcPr>
            <w:tcW w:w="2943" w:type="dxa"/>
          </w:tcPr>
          <w:p w14:paraId="1BD17487" w14:textId="77777777" w:rsidR="00FA679C" w:rsidRPr="00763844" w:rsidRDefault="00FA679C" w:rsidP="00FA679C">
            <w:pPr>
              <w:spacing w:after="0"/>
              <w:rPr>
                <w:sz w:val="18"/>
                <w:szCs w:val="18"/>
              </w:rPr>
            </w:pPr>
            <w:r w:rsidRPr="00763844">
              <w:rPr>
                <w:sz w:val="18"/>
                <w:szCs w:val="18"/>
              </w:rPr>
              <w:t>No</w:t>
            </w:r>
          </w:p>
        </w:tc>
        <w:tc>
          <w:tcPr>
            <w:tcW w:w="2943" w:type="dxa"/>
          </w:tcPr>
          <w:p w14:paraId="4D702673" w14:textId="77777777" w:rsidR="00FA679C" w:rsidRPr="00763844" w:rsidRDefault="00FA679C" w:rsidP="00FA679C">
            <w:pPr>
              <w:spacing w:after="0"/>
              <w:rPr>
                <w:sz w:val="18"/>
                <w:szCs w:val="18"/>
              </w:rPr>
            </w:pPr>
            <w:r w:rsidRPr="00763844">
              <w:rPr>
                <w:sz w:val="18"/>
                <w:szCs w:val="18"/>
              </w:rPr>
              <w:t>No</w:t>
            </w:r>
          </w:p>
        </w:tc>
      </w:tr>
      <w:tr w:rsidR="00FA679C" w:rsidRPr="00763844" w14:paraId="715E4B3E" w14:textId="77777777" w:rsidTr="000B7D82">
        <w:tc>
          <w:tcPr>
            <w:tcW w:w="2942" w:type="dxa"/>
            <w:tcBorders>
              <w:bottom w:val="single" w:sz="8" w:space="0" w:color="auto"/>
            </w:tcBorders>
          </w:tcPr>
          <w:p w14:paraId="5FE44F37" w14:textId="77777777" w:rsidR="00FA679C" w:rsidRPr="00763844" w:rsidRDefault="00FA679C" w:rsidP="00FA679C">
            <w:pPr>
              <w:spacing w:after="0"/>
              <w:rPr>
                <w:sz w:val="18"/>
                <w:szCs w:val="18"/>
              </w:rPr>
            </w:pPr>
            <w:r w:rsidRPr="00763844">
              <w:rPr>
                <w:sz w:val="18"/>
                <w:szCs w:val="18"/>
              </w:rPr>
              <w:t>Data analysis</w:t>
            </w:r>
          </w:p>
        </w:tc>
        <w:tc>
          <w:tcPr>
            <w:tcW w:w="2943" w:type="dxa"/>
            <w:tcBorders>
              <w:bottom w:val="single" w:sz="8" w:space="0" w:color="auto"/>
            </w:tcBorders>
          </w:tcPr>
          <w:p w14:paraId="54BFD622" w14:textId="77777777" w:rsidR="00FA679C" w:rsidRPr="00763844" w:rsidRDefault="00FA679C" w:rsidP="00FA679C">
            <w:pPr>
              <w:spacing w:after="0"/>
              <w:rPr>
                <w:sz w:val="18"/>
                <w:szCs w:val="18"/>
              </w:rPr>
            </w:pPr>
            <w:r w:rsidRPr="00763844">
              <w:rPr>
                <w:sz w:val="18"/>
                <w:szCs w:val="18"/>
              </w:rPr>
              <w:t>No</w:t>
            </w:r>
          </w:p>
        </w:tc>
        <w:tc>
          <w:tcPr>
            <w:tcW w:w="2943" w:type="dxa"/>
            <w:tcBorders>
              <w:bottom w:val="single" w:sz="8" w:space="0" w:color="auto"/>
            </w:tcBorders>
          </w:tcPr>
          <w:p w14:paraId="5E86B86E" w14:textId="77777777" w:rsidR="00FA679C" w:rsidRPr="00763844" w:rsidRDefault="00FA679C" w:rsidP="00FA679C">
            <w:pPr>
              <w:spacing w:after="0"/>
              <w:rPr>
                <w:sz w:val="18"/>
                <w:szCs w:val="18"/>
              </w:rPr>
            </w:pPr>
            <w:r w:rsidRPr="00763844">
              <w:rPr>
                <w:sz w:val="18"/>
                <w:szCs w:val="18"/>
              </w:rPr>
              <w:t>No</w:t>
            </w:r>
          </w:p>
        </w:tc>
      </w:tr>
    </w:tbl>
    <w:p w14:paraId="54829480" w14:textId="19B6C74B" w:rsidR="003A2DA8" w:rsidRPr="00BC3795" w:rsidRDefault="007B5DC7" w:rsidP="00BC3795">
      <w:pPr>
        <w:pStyle w:val="Heading1"/>
      </w:pPr>
      <w:r w:rsidRPr="00BC3795">
        <w:lastRenderedPageBreak/>
        <w:t>References</w:t>
      </w:r>
    </w:p>
    <w:p w14:paraId="5BB71C2E" w14:textId="77777777" w:rsidR="004657E2" w:rsidRPr="004657E2" w:rsidRDefault="00885326" w:rsidP="00AC69C3">
      <w:pPr>
        <w:pStyle w:val="Bibliography"/>
        <w:spacing w:line="480" w:lineRule="auto"/>
        <w:rPr>
          <w:color w:val="000000"/>
          <w:lang w:val="en-US"/>
        </w:rPr>
      </w:pPr>
      <w:r w:rsidRPr="00121247">
        <w:fldChar w:fldCharType="begin"/>
      </w:r>
      <w:r w:rsidR="004657E2">
        <w:instrText xml:space="preserve"> ADDIN ZOTERO_BIBL {"uncited":[],"omitted":[],"custom":[]} CSL_BIBLIOGRAPHY </w:instrText>
      </w:r>
      <w:r w:rsidRPr="00121247">
        <w:fldChar w:fldCharType="separate"/>
      </w:r>
      <w:r w:rsidR="004657E2" w:rsidRPr="004657E2">
        <w:rPr>
          <w:color w:val="000000"/>
          <w:lang w:val="en-US"/>
        </w:rPr>
        <w:t>Abramova O, Ushakova V, Zorkina Y, Zubkov E, Storozheva Z, Morozova A, Chekhonin V (2021) The Behavior and Postnatal Development in Infant and Juvenile Rats After Ultrasound-Induced Chronic Prenatal Stress. Front Physiol 12:659366. https://doi.org/10.3389/fphys.2021.659366</w:t>
      </w:r>
    </w:p>
    <w:p w14:paraId="1AC10155" w14:textId="77777777" w:rsidR="004657E2" w:rsidRPr="004657E2" w:rsidRDefault="004657E2" w:rsidP="00AC69C3">
      <w:pPr>
        <w:pStyle w:val="Bibliography"/>
        <w:spacing w:line="480" w:lineRule="auto"/>
        <w:rPr>
          <w:color w:val="000000"/>
          <w:lang w:val="en-US"/>
        </w:rPr>
      </w:pPr>
      <w:r w:rsidRPr="004657E2">
        <w:rPr>
          <w:color w:val="000000"/>
          <w:lang w:val="en-US"/>
        </w:rPr>
        <w:t>Andersen MS, Kofoed MS, Paludan-Müller AS, Pedersen CB, Mathiesen T, Mawrin C, Olsen BB, Halle B, Poulsen FR (2024) CRIME-Q—a unifying tool for critical appraisal of methodological (technical) quality, quality of reporting and risk of bias in animal research. BMC Med Res Methodol 24:306. https://doi.org/10.1186/s12874-024-02413-0</w:t>
      </w:r>
    </w:p>
    <w:p w14:paraId="795CCD94" w14:textId="77777777" w:rsidR="004657E2" w:rsidRPr="004657E2" w:rsidRDefault="004657E2" w:rsidP="00AC69C3">
      <w:pPr>
        <w:pStyle w:val="Bibliography"/>
        <w:spacing w:line="480" w:lineRule="auto"/>
        <w:rPr>
          <w:color w:val="000000"/>
          <w:lang w:val="en-US"/>
        </w:rPr>
      </w:pPr>
      <w:r w:rsidRPr="004657E2">
        <w:rPr>
          <w:color w:val="000000"/>
          <w:lang w:val="en-US"/>
        </w:rPr>
        <w:t>Badache S, Bouslama S, Brahmia O, Baïri AM, Tahraoui AK, Ladjama A (2017) Prenatal noise and restraint stress interact to alter exploratory behavior and balance in juvenile rats, and mixed stress reverses these effects. Stress 20:320–328. https://doi.org/10.1080/10253890.2017.1307962</w:t>
      </w:r>
    </w:p>
    <w:p w14:paraId="78478D57" w14:textId="77777777" w:rsidR="004657E2" w:rsidRPr="004657E2" w:rsidRDefault="004657E2" w:rsidP="00AC69C3">
      <w:pPr>
        <w:pStyle w:val="Bibliography"/>
        <w:spacing w:line="480" w:lineRule="auto"/>
        <w:rPr>
          <w:color w:val="000000"/>
          <w:lang w:val="en-US"/>
        </w:rPr>
      </w:pPr>
      <w:r w:rsidRPr="004657E2">
        <w:rPr>
          <w:color w:val="000000"/>
          <w:lang w:val="en-US"/>
        </w:rPr>
        <w:t>Bahor Z, Liao J, Currie G, Ayder C, Macleod M, McCann SK, Bannach-Brown A, Wever K, Soliman N, Wang Q, Doran-Constant L, Young L, Sena ES, Sena C (2021) Development and uptake of an online systematic review platform: the early years of the CAMARADES Systematic Review Facility (SyRF). BMJ Open Science 5. https://doi.org/10.1136/bmjos-2020-100103</w:t>
      </w:r>
    </w:p>
    <w:p w14:paraId="6C063611" w14:textId="77777777" w:rsidR="004657E2" w:rsidRPr="004657E2" w:rsidRDefault="004657E2" w:rsidP="00AC69C3">
      <w:pPr>
        <w:pStyle w:val="Bibliography"/>
        <w:spacing w:line="480" w:lineRule="auto"/>
        <w:rPr>
          <w:color w:val="000000"/>
          <w:lang w:val="en-US"/>
        </w:rPr>
      </w:pPr>
      <w:r w:rsidRPr="004657E2">
        <w:rPr>
          <w:color w:val="000000"/>
          <w:lang w:val="en-US"/>
        </w:rPr>
        <w:lastRenderedPageBreak/>
        <w:t>Barzegar M, Sajjadi FS, Talaei SA, Hamidi G, Salami M (2015) Prenatal exposure to noise stress: Anxiety, impaired spatial memory, and deteriorated hippocampal plasticity in postnatal life. Hippocampus 25. https://doi.org/10.1002/hipo.22363</w:t>
      </w:r>
    </w:p>
    <w:p w14:paraId="455526EE" w14:textId="77777777" w:rsidR="004657E2" w:rsidRPr="004657E2" w:rsidRDefault="004657E2" w:rsidP="00AC69C3">
      <w:pPr>
        <w:pStyle w:val="Bibliography"/>
        <w:spacing w:line="480" w:lineRule="auto"/>
        <w:rPr>
          <w:color w:val="000000"/>
          <w:lang w:val="en-US"/>
        </w:rPr>
      </w:pPr>
      <w:r w:rsidRPr="004657E2">
        <w:rPr>
          <w:color w:val="000000"/>
          <w:lang w:val="en-US"/>
        </w:rPr>
        <w:t>Hedges LV, Gurevitch J, Curtis PS (1999) The Meta-Analysis of Response Ratios in Experimental Ecology. Ecology 80:1150–1156. https://doi.org/10.2307/177062</w:t>
      </w:r>
    </w:p>
    <w:p w14:paraId="6EC362EE" w14:textId="77777777" w:rsidR="004657E2" w:rsidRPr="004657E2" w:rsidRDefault="004657E2" w:rsidP="00AC69C3">
      <w:pPr>
        <w:pStyle w:val="Bibliography"/>
        <w:spacing w:line="480" w:lineRule="auto"/>
        <w:rPr>
          <w:color w:val="000000"/>
          <w:lang w:val="en-US"/>
        </w:rPr>
      </w:pPr>
      <w:r w:rsidRPr="004657E2">
        <w:rPr>
          <w:color w:val="000000"/>
          <w:lang w:val="en-US"/>
        </w:rPr>
        <w:t>Hooijmans CR, Rovers MM, De Vries RB, Leenaars M, Ritskes-Hoitinga M, Langendam MW (2014) SYRCLE’s risk of bias tool for animal studies. BMC Med Res Methodol 14:43. https://doi.org/10.1186/1471-2288-14-43</w:t>
      </w:r>
    </w:p>
    <w:p w14:paraId="58B748EF" w14:textId="77777777" w:rsidR="004657E2" w:rsidRPr="004657E2" w:rsidRDefault="004657E2" w:rsidP="00AC69C3">
      <w:pPr>
        <w:pStyle w:val="Bibliography"/>
        <w:spacing w:line="480" w:lineRule="auto"/>
        <w:rPr>
          <w:color w:val="000000"/>
          <w:lang w:val="en-US"/>
        </w:rPr>
      </w:pPr>
      <w:r w:rsidRPr="004657E2">
        <w:rPr>
          <w:color w:val="000000"/>
          <w:lang w:val="en-US"/>
        </w:rPr>
        <w:t>Jafari Z, Kolb BE, Mohajerani MH (2020) Noise exposure accelerates the risk of cognitive impairment and Alzheimer’s disease: Adulthood, gestational, and prenatal mechanistic evidence from animal studies. Neuroscience &amp; Biobehavioral Reviews 117:110–128. https://doi.org/10.1016/j.neubiorev.2019.04.001</w:t>
      </w:r>
    </w:p>
    <w:p w14:paraId="0A75D810" w14:textId="77777777" w:rsidR="004657E2" w:rsidRPr="004657E2" w:rsidRDefault="004657E2" w:rsidP="00AC69C3">
      <w:pPr>
        <w:pStyle w:val="Bibliography"/>
        <w:spacing w:line="480" w:lineRule="auto"/>
        <w:rPr>
          <w:color w:val="000000"/>
          <w:lang w:val="en-US"/>
        </w:rPr>
      </w:pPr>
      <w:r w:rsidRPr="004657E2">
        <w:rPr>
          <w:color w:val="000000"/>
          <w:lang w:val="en-US"/>
        </w:rPr>
        <w:t>Jafari Z, Mehla J, Kolb BE, Mohajerani MH (2017) Prenatal noise stress impairs HPA axis and cognitive performance in mice. Sci Rep 7:10560. https://doi.org/10.1038/s41598-017-09799-6</w:t>
      </w:r>
    </w:p>
    <w:p w14:paraId="65EE8C1E" w14:textId="77777777" w:rsidR="004657E2" w:rsidRPr="004657E2" w:rsidRDefault="004657E2" w:rsidP="00AC69C3">
      <w:pPr>
        <w:pStyle w:val="Bibliography"/>
        <w:spacing w:line="480" w:lineRule="auto"/>
        <w:rPr>
          <w:color w:val="000000"/>
          <w:lang w:val="en-US"/>
        </w:rPr>
      </w:pPr>
      <w:r w:rsidRPr="004657E2">
        <w:rPr>
          <w:color w:val="000000"/>
          <w:lang w:val="en-US"/>
        </w:rPr>
        <w:t>Lagisz M, Yang Y, Young S, Nakagawa S (2025) A practical guide to evaluating sensitivity of literature search strings for systematic reviews using relative recall. Res Synth Methods 16:1–14. https://doi.org/10.1017/rsm.2024.6</w:t>
      </w:r>
    </w:p>
    <w:p w14:paraId="0B823E7B" w14:textId="77777777" w:rsidR="004657E2" w:rsidRPr="004657E2" w:rsidRDefault="004657E2" w:rsidP="00AC69C3">
      <w:pPr>
        <w:pStyle w:val="Bibliography"/>
        <w:spacing w:line="480" w:lineRule="auto"/>
        <w:rPr>
          <w:color w:val="000000"/>
          <w:lang w:val="en-US"/>
        </w:rPr>
      </w:pPr>
      <w:r w:rsidRPr="004657E2">
        <w:rPr>
          <w:color w:val="000000"/>
          <w:lang w:val="en-US"/>
        </w:rPr>
        <w:lastRenderedPageBreak/>
        <w:t>Lajeunesse MJ (2015) Bias and correction for the log response ratio in ecological meta‐analysis. Ecology 96:2056–2063. https://doi.org/10.1890/14-2402.1</w:t>
      </w:r>
    </w:p>
    <w:p w14:paraId="1EA3B786" w14:textId="77777777" w:rsidR="004657E2" w:rsidRPr="004657E2" w:rsidRDefault="004657E2" w:rsidP="00AC69C3">
      <w:pPr>
        <w:pStyle w:val="Bibliography"/>
        <w:spacing w:line="480" w:lineRule="auto"/>
        <w:rPr>
          <w:color w:val="000000"/>
          <w:lang w:val="en-US"/>
        </w:rPr>
      </w:pPr>
      <w:r w:rsidRPr="004657E2">
        <w:rPr>
          <w:color w:val="000000"/>
          <w:lang w:val="en-US"/>
        </w:rPr>
        <w:t>Maccari S, Krugers HJ, Morley-Fletcher S, Szyf M, Brunton PJ (2014) The Consequences of Early-Life Adversity: Neurobiological, Behavioural and Epigenetic Adaptations. Journal of Neuroendocrinology 26:707–723. https://doi.org/10.1111/jne.12175</w:t>
      </w:r>
    </w:p>
    <w:p w14:paraId="09C4440F" w14:textId="77777777" w:rsidR="004657E2" w:rsidRPr="004657E2" w:rsidRDefault="004657E2" w:rsidP="00AC69C3">
      <w:pPr>
        <w:pStyle w:val="Bibliography"/>
        <w:spacing w:line="480" w:lineRule="auto"/>
        <w:rPr>
          <w:color w:val="000000"/>
          <w:lang w:val="en-US"/>
        </w:rPr>
      </w:pPr>
      <w:r w:rsidRPr="004657E2">
        <w:rPr>
          <w:color w:val="000000"/>
          <w:lang w:val="en-US"/>
        </w:rPr>
        <w:t>Nakagawa S, Ivimey-Cook ER, Grainger MJ, O’Dea RE, Burke S, Drobniak SM, Gould E, Macartney EL, Martinig AR, Morrison K, Paquet M, Pick JL, Pottier P, Ricolfi L, Wilkinson DP, Willcox A, Williams C, Wilson LAB, Windecker SM, Yang Y, Lagisz M (2023a) Method Reporting with Initials for Transparency (MeRIT) promotes more granularity and accountability for author contributions. Nat Commun 14:1788. https://doi.org/10.1038/s41467-023-37039-1</w:t>
      </w:r>
    </w:p>
    <w:p w14:paraId="4973A5A7" w14:textId="77777777" w:rsidR="004657E2" w:rsidRPr="004657E2" w:rsidRDefault="004657E2" w:rsidP="00AC69C3">
      <w:pPr>
        <w:pStyle w:val="Bibliography"/>
        <w:spacing w:line="480" w:lineRule="auto"/>
        <w:rPr>
          <w:color w:val="000000"/>
          <w:lang w:val="en-US"/>
        </w:rPr>
      </w:pPr>
      <w:r w:rsidRPr="004657E2">
        <w:rPr>
          <w:color w:val="000000"/>
          <w:lang w:val="en-US"/>
        </w:rPr>
        <w:t>Nakagawa S, Lagisz M, Jennions MD, Koricheva J, Noble DWA, Parker TH, Sánchez‐Tójar A, Yang Y, O’Dea RE (2022) Methods for testing publication bias in ecological and evolutionary meta‐analyses. Methods Ecol Evol 13:4–21. https://doi.org/10.1111/2041-210X.13724</w:t>
      </w:r>
    </w:p>
    <w:p w14:paraId="74A6C5F7" w14:textId="77777777" w:rsidR="004657E2" w:rsidRPr="004657E2" w:rsidRDefault="004657E2" w:rsidP="00AC69C3">
      <w:pPr>
        <w:pStyle w:val="Bibliography"/>
        <w:spacing w:line="480" w:lineRule="auto"/>
        <w:rPr>
          <w:color w:val="000000"/>
          <w:lang w:val="en-US"/>
        </w:rPr>
      </w:pPr>
      <w:r w:rsidRPr="004657E2">
        <w:rPr>
          <w:color w:val="000000"/>
          <w:lang w:val="en-US"/>
        </w:rPr>
        <w:t>Nakagawa S, Lagisz M, O’Dea RE, Pottier P, Rutkowska J, Senior AM, Yang Y, Noble DWA (2023b) orchaRd 2.0: An R package for visualising meta‐analyses with orchard plots. Methods Ecol Evol 14:2003–2010. https://doi.org/10.1111/2041-210X.14152</w:t>
      </w:r>
    </w:p>
    <w:p w14:paraId="3D058DD1" w14:textId="77777777" w:rsidR="004657E2" w:rsidRPr="004657E2" w:rsidRDefault="004657E2" w:rsidP="00AC69C3">
      <w:pPr>
        <w:pStyle w:val="Bibliography"/>
        <w:spacing w:line="480" w:lineRule="auto"/>
        <w:rPr>
          <w:color w:val="000000"/>
          <w:lang w:val="en-US"/>
        </w:rPr>
      </w:pPr>
      <w:r w:rsidRPr="004657E2">
        <w:rPr>
          <w:color w:val="000000"/>
          <w:lang w:val="en-US"/>
        </w:rPr>
        <w:t xml:space="preserve">Nakagawa S, Noble DWA, Lagisz M, Spake R, Viechtbauer W, Senior AM (2023c) A robust and readily implementable method for the meta‐analysis of response ratios with and </w:t>
      </w:r>
      <w:r w:rsidRPr="004657E2">
        <w:rPr>
          <w:color w:val="000000"/>
          <w:lang w:val="en-US"/>
        </w:rPr>
        <w:lastRenderedPageBreak/>
        <w:t>without missing standard deviations. Ecology Letters 26:232–244. https://doi.org/10.1111/ele.14144</w:t>
      </w:r>
    </w:p>
    <w:p w14:paraId="191E52C9" w14:textId="77777777" w:rsidR="004657E2" w:rsidRPr="004657E2" w:rsidRDefault="004657E2" w:rsidP="00AC69C3">
      <w:pPr>
        <w:pStyle w:val="Bibliography"/>
        <w:spacing w:line="480" w:lineRule="auto"/>
        <w:rPr>
          <w:color w:val="000000"/>
          <w:lang w:val="en-US"/>
        </w:rPr>
      </w:pPr>
      <w:r w:rsidRPr="004657E2">
        <w:rPr>
          <w:color w:val="000000"/>
          <w:lang w:val="en-US"/>
        </w:rPr>
        <w:t>O’Dea RE, Lagisz M, Jennions MD, Koricheva J, Noble DWA, Parker TH, Gurevitch J, Page MJ, Stewart G, Moher D, Nakagawa S (2021) Preferred reporting items for systematic reviews and meta-analyses in ecology and evolutionary biology: a PRISMA extension. Biol Rev Camb Philos Soc 96:1695–1722. https://doi.org/10.1111/brv.12721</w:t>
      </w:r>
    </w:p>
    <w:p w14:paraId="3B5AA3EA" w14:textId="77777777" w:rsidR="004657E2" w:rsidRPr="004657E2" w:rsidRDefault="004657E2" w:rsidP="00AC69C3">
      <w:pPr>
        <w:pStyle w:val="Bibliography"/>
        <w:spacing w:line="480" w:lineRule="auto"/>
        <w:rPr>
          <w:color w:val="000000"/>
          <w:lang w:val="en-US"/>
        </w:rPr>
      </w:pPr>
      <w:r w:rsidRPr="004657E2">
        <w:rPr>
          <w:color w:val="000000"/>
          <w:lang w:val="en-US"/>
        </w:rPr>
        <w:t>Ouzzani M, Hammady H, Fedorowicz Z, Elmagarmid A (2016) Rayyan—a web and mobile app for systematic reviews. Syst Rev 5:210. https://doi.org/10.1186/s13643-016-0384-4</w:t>
      </w:r>
    </w:p>
    <w:p w14:paraId="1F4F1902" w14:textId="77777777" w:rsidR="004657E2" w:rsidRPr="004657E2" w:rsidRDefault="004657E2" w:rsidP="00AC69C3">
      <w:pPr>
        <w:pStyle w:val="Bibliography"/>
        <w:spacing w:line="480" w:lineRule="auto"/>
        <w:rPr>
          <w:color w:val="000000"/>
          <w:lang w:val="en-US"/>
        </w:rPr>
      </w:pPr>
      <w:r w:rsidRPr="004657E2">
        <w:rPr>
          <w:color w:val="000000"/>
          <w:lang w:val="en-US"/>
        </w:rPr>
        <w:t>Percie Du Sert N, Hurst V, Ahluwalia A, Alam S, Avey MT, Baker M, Browne WJ, Clark A, Cuthill IC, Dirnagl U, Emerson M, Garner P, Holgate ST, Howells DW, Karp NA, Lazic SE, Lidster K, MacCallum CJ, Macleod M, Pearl EJ, Petersen OH, Rawle F, Reynolds P, Rooney K, Sena ES, Silberberg SD, Steckler T, Würbel H (2020) The ARRIVE guidelines 2.0: Updated guidelines for reporting animal research. BMC Vet Res 16:242. https://doi.org/10.1186/s12917-020-02451-y</w:t>
      </w:r>
    </w:p>
    <w:p w14:paraId="387F22C4" w14:textId="77777777" w:rsidR="004657E2" w:rsidRPr="004657E2" w:rsidRDefault="004657E2" w:rsidP="00AC69C3">
      <w:pPr>
        <w:pStyle w:val="Bibliography"/>
        <w:spacing w:line="480" w:lineRule="auto"/>
        <w:rPr>
          <w:color w:val="000000"/>
          <w:lang w:val="en-US"/>
        </w:rPr>
      </w:pPr>
      <w:r w:rsidRPr="004657E2">
        <w:rPr>
          <w:color w:val="000000"/>
          <w:lang w:val="en-US"/>
        </w:rPr>
        <w:t>Pick JL, Nakagawa S, Noble DWA (2019) Reproducible, flexible and high-throughput data extraction from primary literature: The metaDigitise r package. Methods in Ecology and Evolution 10:426–431. https://doi.org/10.1111/2041-210X.13118</w:t>
      </w:r>
    </w:p>
    <w:p w14:paraId="00658629" w14:textId="77777777" w:rsidR="004657E2" w:rsidRPr="004657E2" w:rsidRDefault="004657E2" w:rsidP="00AC69C3">
      <w:pPr>
        <w:pStyle w:val="Bibliography"/>
        <w:spacing w:line="480" w:lineRule="auto"/>
        <w:rPr>
          <w:color w:val="000000"/>
          <w:lang w:val="en-US"/>
        </w:rPr>
      </w:pPr>
      <w:r w:rsidRPr="004657E2">
        <w:rPr>
          <w:color w:val="000000"/>
          <w:lang w:val="en-US"/>
        </w:rPr>
        <w:t>R Core Team (2025) R: A Language and Environment for Statistical Computing. R Foundation for Statistical Computing, Vienna, Austria</w:t>
      </w:r>
    </w:p>
    <w:p w14:paraId="51D874E9" w14:textId="77777777" w:rsidR="004657E2" w:rsidRPr="004657E2" w:rsidRDefault="004657E2" w:rsidP="00AC69C3">
      <w:pPr>
        <w:pStyle w:val="Bibliography"/>
        <w:spacing w:line="480" w:lineRule="auto"/>
        <w:rPr>
          <w:color w:val="000000"/>
          <w:lang w:val="en-US"/>
        </w:rPr>
      </w:pPr>
      <w:r w:rsidRPr="004657E2">
        <w:rPr>
          <w:color w:val="000000"/>
          <w:lang w:val="en-US"/>
        </w:rPr>
        <w:lastRenderedPageBreak/>
        <w:t>Rethlefsen ML, Kirtley S, Waffenschmidt S, Ayala AP, Moher D, Page MJ, Koffel JB, Blunt H, Brigham T, Chang S, Clark J, Conway A, Couban R, de Kock S, Farrah K, Fehrmann P, Foster M, Fowler SA, Glanville J, Harris E, Hoffecker L, Isojarvi J, Kaunelis D, Ket H, Levay P, Lyon J, McGowan J, Murad MH, Nicholson J, Pannabecker V, Paynter R, Pinotti R, Ross-White A, Sampson M, Shields T, Stevens A, Sutton A, Weinfurter E, Wright K, Young S, PRISMA-S Group (2021) PRISMA-S: an extension to the PRISMA Statement for Reporting Literature Searches in Systematic Reviews. Systematic Reviews 10:39. https://doi.org/10.1186/s13643-020-01542-z</w:t>
      </w:r>
    </w:p>
    <w:p w14:paraId="7809FA51" w14:textId="77777777" w:rsidR="004657E2" w:rsidRPr="004657E2" w:rsidRDefault="004657E2" w:rsidP="00AC69C3">
      <w:pPr>
        <w:pStyle w:val="Bibliography"/>
        <w:spacing w:line="480" w:lineRule="auto"/>
        <w:rPr>
          <w:color w:val="000000"/>
          <w:lang w:val="en-US"/>
        </w:rPr>
      </w:pPr>
      <w:r w:rsidRPr="004657E2">
        <w:rPr>
          <w:color w:val="000000"/>
          <w:lang w:val="en-US"/>
        </w:rPr>
        <w:t>Robbins TW (2015) From Rodent Behavioral Models to Human Disorders. In: Nikolich K, Hyman SE (eds) Translational Neuroscience: Toward New Therapies. MIT Press, Cambridge (MA)</w:t>
      </w:r>
    </w:p>
    <w:p w14:paraId="31D4DE54" w14:textId="77777777" w:rsidR="004657E2" w:rsidRPr="004657E2" w:rsidRDefault="004657E2" w:rsidP="00AC69C3">
      <w:pPr>
        <w:pStyle w:val="Bibliography"/>
        <w:spacing w:line="480" w:lineRule="auto"/>
        <w:rPr>
          <w:color w:val="000000"/>
          <w:lang w:val="en-US"/>
        </w:rPr>
      </w:pPr>
      <w:r w:rsidRPr="004657E2">
        <w:rPr>
          <w:color w:val="000000"/>
          <w:lang w:val="en-US"/>
        </w:rPr>
        <w:t>Salehpour F, Mahmoudi J, Eyvazzadeh N (2018) Effects of Acute and Chronic Noise Stress on Depressive- and Anxiety-like Behaviors in Mice. j exper clin neurosci. https://doi.org/10.13183/jecns.v5i1.73</w:t>
      </w:r>
    </w:p>
    <w:p w14:paraId="132883D6" w14:textId="1A20C3A5" w:rsidR="00AC69C3" w:rsidRDefault="00885326" w:rsidP="00AC69C3">
      <w:pPr>
        <w:pStyle w:val="Bibliography"/>
        <w:spacing w:line="480" w:lineRule="auto"/>
      </w:pPr>
      <w:r w:rsidRPr="00121247">
        <w:fldChar w:fldCharType="end"/>
      </w:r>
    </w:p>
    <w:p w14:paraId="75FE54D3" w14:textId="77777777" w:rsidR="00AC69C3" w:rsidRDefault="00AC69C3">
      <w:pPr>
        <w:spacing w:after="160" w:line="279" w:lineRule="auto"/>
      </w:pPr>
      <w:r>
        <w:br w:type="page"/>
      </w:r>
    </w:p>
    <w:p w14:paraId="15DDE0D9" w14:textId="4CECB217" w:rsidR="00655721" w:rsidRPr="00C831AA" w:rsidRDefault="2A294690" w:rsidP="00345546">
      <w:pPr>
        <w:pStyle w:val="Heading1"/>
      </w:pPr>
      <w:r w:rsidRPr="00C831AA">
        <w:lastRenderedPageBreak/>
        <w:t>Appendix 1. Search string</w:t>
      </w:r>
      <w:r w:rsidR="2D61A33C" w:rsidRPr="00C831AA">
        <w:t xml:space="preserve"> </w:t>
      </w:r>
      <w:r w:rsidR="24CEC593" w:rsidRPr="00C831AA">
        <w:t>development</w:t>
      </w:r>
    </w:p>
    <w:p w14:paraId="61FF89D0" w14:textId="77777777" w:rsidR="00AE3368" w:rsidRPr="00C831AA" w:rsidRDefault="00AE3368" w:rsidP="00655721">
      <w:pPr>
        <w:spacing w:after="0"/>
      </w:pPr>
    </w:p>
    <w:p w14:paraId="4C81821F" w14:textId="193618C7" w:rsidR="00EA1D83" w:rsidRPr="00C831AA" w:rsidRDefault="17FCF234" w:rsidP="00AE3368">
      <w:pPr>
        <w:pStyle w:val="Heading3"/>
      </w:pPr>
      <w:r w:rsidRPr="00C831AA">
        <w:t xml:space="preserve">Scopus </w:t>
      </w:r>
      <w:r w:rsidR="0F6C55DC" w:rsidRPr="00C831AA">
        <w:t xml:space="preserve">search </w:t>
      </w:r>
      <w:r w:rsidR="51CED269" w:rsidRPr="00C831AA">
        <w:t>strategy</w:t>
      </w:r>
      <w:r w:rsidR="0C5207D3" w:rsidRPr="00C831AA">
        <w:t xml:space="preserve"> development</w:t>
      </w:r>
      <w:r w:rsidR="51CED269" w:rsidRPr="00C831AA">
        <w:t xml:space="preserve"> </w:t>
      </w:r>
      <w:r w:rsidR="0F6C55DC" w:rsidRPr="00C831AA">
        <w:t xml:space="preserve">history </w:t>
      </w:r>
    </w:p>
    <w:tbl>
      <w:tblPr>
        <w:tblW w:w="9690" w:type="dxa"/>
        <w:tblBorders>
          <w:top w:val="single" w:sz="8" w:space="0" w:color="auto"/>
          <w:bottom w:val="single" w:sz="8" w:space="0" w:color="auto"/>
        </w:tblBorders>
        <w:tblLayout w:type="fixed"/>
        <w:tblLook w:val="04A0" w:firstRow="1" w:lastRow="0" w:firstColumn="1" w:lastColumn="0" w:noHBand="0" w:noVBand="1"/>
      </w:tblPr>
      <w:tblGrid>
        <w:gridCol w:w="993"/>
        <w:gridCol w:w="1417"/>
        <w:gridCol w:w="4643"/>
        <w:gridCol w:w="763"/>
        <w:gridCol w:w="1874"/>
      </w:tblGrid>
      <w:tr w:rsidR="001A39C9" w:rsidRPr="00763844" w14:paraId="6BBB0460" w14:textId="77777777" w:rsidTr="00763844">
        <w:trPr>
          <w:trHeight w:val="368"/>
        </w:trPr>
        <w:tc>
          <w:tcPr>
            <w:tcW w:w="993" w:type="dxa"/>
            <w:tcBorders>
              <w:top w:val="single" w:sz="12" w:space="0" w:color="auto"/>
              <w:bottom w:val="single" w:sz="8" w:space="0" w:color="auto"/>
            </w:tcBorders>
            <w:shd w:val="clear" w:color="auto" w:fill="BBC3EA"/>
            <w:vAlign w:val="center"/>
          </w:tcPr>
          <w:p w14:paraId="7175D300" w14:textId="4B680AC3" w:rsidR="00BF4A08" w:rsidRPr="00763844" w:rsidRDefault="00BF4A08" w:rsidP="00763844">
            <w:pPr>
              <w:spacing w:after="0" w:line="276" w:lineRule="auto"/>
              <w:rPr>
                <w:b/>
                <w:bCs/>
                <w:sz w:val="18"/>
                <w:szCs w:val="18"/>
                <w:lang w:eastAsia="en-US"/>
              </w:rPr>
            </w:pPr>
            <w:r w:rsidRPr="00763844">
              <w:rPr>
                <w:b/>
                <w:bCs/>
                <w:sz w:val="18"/>
                <w:szCs w:val="18"/>
                <w:lang w:eastAsia="en-US"/>
              </w:rPr>
              <w:t>Date</w:t>
            </w:r>
          </w:p>
        </w:tc>
        <w:tc>
          <w:tcPr>
            <w:tcW w:w="1417" w:type="dxa"/>
            <w:tcBorders>
              <w:top w:val="single" w:sz="12" w:space="0" w:color="auto"/>
              <w:bottom w:val="single" w:sz="8" w:space="0" w:color="auto"/>
            </w:tcBorders>
            <w:shd w:val="clear" w:color="auto" w:fill="BBC3EA"/>
            <w:vAlign w:val="center"/>
          </w:tcPr>
          <w:p w14:paraId="502CAA0D" w14:textId="5A76E63D" w:rsidR="00310565" w:rsidRPr="00763844" w:rsidRDefault="00C7362D" w:rsidP="00763844">
            <w:pPr>
              <w:spacing w:after="0" w:line="276" w:lineRule="auto"/>
              <w:ind w:left="-15" w:right="365" w:firstLine="15"/>
              <w:rPr>
                <w:b/>
                <w:bCs/>
                <w:sz w:val="18"/>
                <w:szCs w:val="18"/>
                <w:lang w:eastAsia="en-US"/>
              </w:rPr>
            </w:pPr>
            <w:r w:rsidRPr="00763844">
              <w:rPr>
                <w:b/>
                <w:bCs/>
                <w:sz w:val="18"/>
                <w:szCs w:val="18"/>
                <w:lang w:eastAsia="en-US"/>
              </w:rPr>
              <w:t>String i</w:t>
            </w:r>
            <w:r w:rsidR="001A39C9" w:rsidRPr="00763844">
              <w:rPr>
                <w:b/>
                <w:bCs/>
                <w:sz w:val="18"/>
                <w:szCs w:val="18"/>
                <w:lang w:eastAsia="en-US"/>
              </w:rPr>
              <w:t>d</w:t>
            </w:r>
          </w:p>
        </w:tc>
        <w:tc>
          <w:tcPr>
            <w:tcW w:w="4643" w:type="dxa"/>
            <w:tcBorders>
              <w:top w:val="single" w:sz="12" w:space="0" w:color="auto"/>
              <w:bottom w:val="single" w:sz="8" w:space="0" w:color="auto"/>
            </w:tcBorders>
            <w:shd w:val="clear" w:color="auto" w:fill="BBC3EA"/>
            <w:vAlign w:val="center"/>
          </w:tcPr>
          <w:p w14:paraId="5C8482B9" w14:textId="1811E135" w:rsidR="00BF4A08" w:rsidRPr="00763844" w:rsidRDefault="00374B30" w:rsidP="00763844">
            <w:pPr>
              <w:spacing w:after="0" w:line="276" w:lineRule="auto"/>
              <w:rPr>
                <w:b/>
                <w:bCs/>
                <w:sz w:val="18"/>
                <w:szCs w:val="18"/>
                <w:lang w:eastAsia="en-US"/>
              </w:rPr>
            </w:pPr>
            <w:r w:rsidRPr="00763844">
              <w:rPr>
                <w:b/>
                <w:bCs/>
                <w:sz w:val="18"/>
                <w:szCs w:val="18"/>
                <w:lang w:eastAsia="en-US"/>
              </w:rPr>
              <w:t>Search string</w:t>
            </w:r>
          </w:p>
        </w:tc>
        <w:tc>
          <w:tcPr>
            <w:tcW w:w="763" w:type="dxa"/>
            <w:tcBorders>
              <w:top w:val="single" w:sz="12" w:space="0" w:color="auto"/>
              <w:bottom w:val="single" w:sz="8" w:space="0" w:color="auto"/>
            </w:tcBorders>
            <w:shd w:val="clear" w:color="auto" w:fill="BBC3EA"/>
            <w:vAlign w:val="center"/>
          </w:tcPr>
          <w:p w14:paraId="6297D06B" w14:textId="061DA33E" w:rsidR="00BF4A08" w:rsidRPr="00763844" w:rsidRDefault="00C7362D" w:rsidP="00763844">
            <w:pPr>
              <w:spacing w:after="0" w:line="276" w:lineRule="auto"/>
              <w:rPr>
                <w:b/>
                <w:bCs/>
                <w:sz w:val="18"/>
                <w:szCs w:val="18"/>
                <w:lang w:eastAsia="en-US"/>
              </w:rPr>
            </w:pPr>
            <w:r w:rsidRPr="00763844">
              <w:rPr>
                <w:b/>
                <w:bCs/>
                <w:sz w:val="18"/>
                <w:szCs w:val="18"/>
                <w:lang w:eastAsia="en-US"/>
              </w:rPr>
              <w:t>Hits</w:t>
            </w:r>
          </w:p>
        </w:tc>
        <w:tc>
          <w:tcPr>
            <w:tcW w:w="1874" w:type="dxa"/>
            <w:tcBorders>
              <w:top w:val="single" w:sz="12" w:space="0" w:color="auto"/>
              <w:bottom w:val="single" w:sz="8" w:space="0" w:color="auto"/>
            </w:tcBorders>
            <w:shd w:val="clear" w:color="auto" w:fill="BBC3EA"/>
            <w:vAlign w:val="center"/>
          </w:tcPr>
          <w:p w14:paraId="75237135" w14:textId="7769035A" w:rsidR="00BF4A08" w:rsidRPr="00763844" w:rsidRDefault="00C7362D" w:rsidP="00763844">
            <w:pPr>
              <w:spacing w:after="0" w:line="276" w:lineRule="auto"/>
              <w:ind w:left="44" w:right="87"/>
              <w:rPr>
                <w:b/>
                <w:bCs/>
                <w:sz w:val="18"/>
                <w:szCs w:val="18"/>
                <w:lang w:eastAsia="en-US"/>
              </w:rPr>
            </w:pPr>
            <w:r w:rsidRPr="00763844">
              <w:rPr>
                <w:b/>
                <w:bCs/>
                <w:sz w:val="18"/>
                <w:szCs w:val="18"/>
                <w:lang w:eastAsia="en-US"/>
              </w:rPr>
              <w:t>Notes</w:t>
            </w:r>
          </w:p>
        </w:tc>
      </w:tr>
      <w:tr w:rsidR="00C9118D" w:rsidRPr="00763844" w14:paraId="7E712863" w14:textId="77777777" w:rsidTr="001A39C9">
        <w:tblPrEx>
          <w:tblCellMar>
            <w:left w:w="0" w:type="dxa"/>
            <w:right w:w="0" w:type="dxa"/>
          </w:tblCellMar>
        </w:tblPrEx>
        <w:trPr>
          <w:trHeight w:val="2565"/>
        </w:trPr>
        <w:tc>
          <w:tcPr>
            <w:tcW w:w="993" w:type="dxa"/>
            <w:tcBorders>
              <w:top w:val="single" w:sz="8" w:space="0" w:color="auto"/>
              <w:bottom w:val="single" w:sz="8" w:space="0" w:color="auto"/>
            </w:tcBorders>
            <w:hideMark/>
          </w:tcPr>
          <w:p w14:paraId="4BFFDE97"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320B1D8C" w14:textId="698A0E43"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_1</w:t>
            </w:r>
          </w:p>
        </w:tc>
        <w:tc>
          <w:tcPr>
            <w:tcW w:w="4643" w:type="dxa"/>
            <w:tcBorders>
              <w:top w:val="single" w:sz="8" w:space="0" w:color="auto"/>
              <w:bottom w:val="single" w:sz="8" w:space="0" w:color="auto"/>
            </w:tcBorders>
            <w:hideMark/>
          </w:tcPr>
          <w:p w14:paraId="1C04E155" w14:textId="77777777" w:rsidR="00BF4A08" w:rsidRPr="00763844" w:rsidRDefault="00BF4A08" w:rsidP="001A39C9">
            <w:pPr>
              <w:spacing w:after="0"/>
              <w:rPr>
                <w:sz w:val="18"/>
                <w:szCs w:val="18"/>
                <w:lang w:eastAsia="en-US"/>
              </w:rPr>
            </w:pPr>
            <w:r w:rsidRPr="00763844">
              <w:rPr>
                <w:sz w:val="18"/>
                <w:szCs w:val="18"/>
                <w:lang w:eastAsia="en-US"/>
              </w:rPr>
              <w:t>TITLE-ABS-KEY ( ( "chronic noise" OR "noise exposure" OR "noise stress*" OR "acoustic stress*" OR "sound stress*" OR "environmental noise" OR "industrial noise" OR "urban noise" OR "traffic noise" OR "white noise" OR "ultrasonic noise" OR "audible noise" OR "infrasound" OR "acoustic overstimulation" ) AND ( gestation OR prenatal OR "pre-natal" OR maternal OR "pregnant dam*" OR "maternal exposure" OR "gestational exposure" ) AND ( offspring OR pup* OR progeny OR juvenile* OR "neonatal" OR "postnatal day" OR "post-natal day" ) AND ( depress* OR anxi* OR despair* OR anhedonia OR PTSD OR PPD OR "open field" OR "elevated plus maze" OR "forced swim*" OR "sucrose preference" OR "light dark box" OR "novelty suppressed feeding" OR "tail suspension" OR "defensive withdrawal" OR "hole board" OR "marble burying" OR "anxiety-like" OR "depression-like" ) AND ( mouse OR mice OR rat OR rats OR rodent* OR murine OR gerbil OR hamster OR vole OR "guinea pig" OR chinchilla OR kunming ) )</w:t>
            </w:r>
          </w:p>
        </w:tc>
        <w:tc>
          <w:tcPr>
            <w:tcW w:w="763" w:type="dxa"/>
            <w:tcBorders>
              <w:top w:val="single" w:sz="8" w:space="0" w:color="auto"/>
              <w:bottom w:val="single" w:sz="8" w:space="0" w:color="auto"/>
            </w:tcBorders>
            <w:hideMark/>
          </w:tcPr>
          <w:p w14:paraId="1EF5433A" w14:textId="77777777" w:rsidR="00BF4A08" w:rsidRPr="00763844" w:rsidRDefault="00BF4A08" w:rsidP="001A39C9">
            <w:pPr>
              <w:spacing w:after="0"/>
              <w:rPr>
                <w:sz w:val="18"/>
                <w:szCs w:val="18"/>
                <w:lang w:eastAsia="en-US"/>
              </w:rPr>
            </w:pPr>
            <w:r w:rsidRPr="00763844">
              <w:rPr>
                <w:sz w:val="18"/>
                <w:szCs w:val="18"/>
                <w:lang w:eastAsia="en-US"/>
              </w:rPr>
              <w:t>24</w:t>
            </w:r>
          </w:p>
        </w:tc>
        <w:tc>
          <w:tcPr>
            <w:tcW w:w="1874" w:type="dxa"/>
            <w:tcBorders>
              <w:top w:val="single" w:sz="8" w:space="0" w:color="auto"/>
              <w:bottom w:val="single" w:sz="8" w:space="0" w:color="auto"/>
            </w:tcBorders>
            <w:hideMark/>
          </w:tcPr>
          <w:p w14:paraId="4220C6A3" w14:textId="77777777" w:rsidR="00BF4A08" w:rsidRPr="00763844" w:rsidRDefault="00BF4A08" w:rsidP="001A39C9">
            <w:pPr>
              <w:spacing w:after="0"/>
              <w:rPr>
                <w:sz w:val="18"/>
                <w:szCs w:val="18"/>
                <w:lang w:eastAsia="en-US"/>
              </w:rPr>
            </w:pPr>
          </w:p>
        </w:tc>
      </w:tr>
      <w:tr w:rsidR="00C9118D" w:rsidRPr="00763844" w14:paraId="7E3373D2" w14:textId="77777777" w:rsidTr="001A39C9">
        <w:tblPrEx>
          <w:tblCellMar>
            <w:left w:w="0" w:type="dxa"/>
            <w:right w:w="0" w:type="dxa"/>
          </w:tblCellMar>
        </w:tblPrEx>
        <w:trPr>
          <w:trHeight w:val="2505"/>
        </w:trPr>
        <w:tc>
          <w:tcPr>
            <w:tcW w:w="993" w:type="dxa"/>
            <w:tcBorders>
              <w:top w:val="single" w:sz="8" w:space="0" w:color="auto"/>
              <w:bottom w:val="single" w:sz="8" w:space="0" w:color="auto"/>
            </w:tcBorders>
            <w:hideMark/>
          </w:tcPr>
          <w:p w14:paraId="5627619D"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3FD8A36B" w14:textId="20972148"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_2</w:t>
            </w:r>
          </w:p>
        </w:tc>
        <w:tc>
          <w:tcPr>
            <w:tcW w:w="4643" w:type="dxa"/>
            <w:tcBorders>
              <w:top w:val="single" w:sz="8" w:space="0" w:color="auto"/>
              <w:bottom w:val="single" w:sz="8" w:space="0" w:color="auto"/>
            </w:tcBorders>
            <w:hideMark/>
          </w:tcPr>
          <w:p w14:paraId="02454C4E" w14:textId="77777777" w:rsidR="00BF4A08" w:rsidRPr="00763844" w:rsidRDefault="00BF4A08" w:rsidP="001A39C9">
            <w:pPr>
              <w:spacing w:after="0"/>
              <w:rPr>
                <w:sz w:val="18"/>
                <w:szCs w:val="18"/>
                <w:lang w:eastAsia="en-US"/>
              </w:rPr>
            </w:pPr>
            <w:r w:rsidRPr="00763844">
              <w:rPr>
                <w:sz w:val="18"/>
                <w:szCs w:val="18"/>
                <w:lang w:eastAsia="en-US"/>
              </w:rPr>
              <w:t xml:space="preserve">TITLE-ABS-KEY ( ( "chronic noise" OR "noise exposure" OR "noise stress*" OR "acoustic stress*" OR "sound stress*" OR "environmental noise" OR "industrial noise" OR "urban noise" OR "traffic noise" OR "white noise" OR "ultrasonic noise" OR "audible noise" OR "infrasound" OR "acoustic overstimulation" ) AND ( prenatal* OR gestation* OR maternal* OR "in utero" </w:t>
            </w:r>
            <w:r w:rsidRPr="00763844">
              <w:rPr>
                <w:sz w:val="18"/>
                <w:szCs w:val="18"/>
                <w:lang w:eastAsia="en-US"/>
              </w:rPr>
              <w:lastRenderedPageBreak/>
              <w:t>OR pregnan* OR dam OR dams OR offspring OR pup OR pups ) AND ( depress* OR anxi* OR "anxiety-like" OR "depression-like" OR "open field" OR "elevated plus maze" OR "forced swim*" OR "sucrose preference" OR "light dark box" OR "Novelty Suppressed Feeding" OR "tail suspension" ) AND ( mice OR mouse OR rat OR rats OR rodent* OR gerbil OR hamster OR vole OR "guinea pig" OR kunming OR murine ) )</w:t>
            </w:r>
          </w:p>
        </w:tc>
        <w:tc>
          <w:tcPr>
            <w:tcW w:w="763" w:type="dxa"/>
            <w:tcBorders>
              <w:top w:val="single" w:sz="8" w:space="0" w:color="auto"/>
              <w:bottom w:val="single" w:sz="8" w:space="0" w:color="auto"/>
            </w:tcBorders>
            <w:hideMark/>
          </w:tcPr>
          <w:p w14:paraId="6DF17DA8" w14:textId="77777777" w:rsidR="00BF4A08" w:rsidRPr="00763844" w:rsidRDefault="00BF4A08" w:rsidP="001A39C9">
            <w:pPr>
              <w:spacing w:after="0"/>
              <w:rPr>
                <w:sz w:val="18"/>
                <w:szCs w:val="18"/>
                <w:lang w:eastAsia="en-US"/>
              </w:rPr>
            </w:pPr>
            <w:r w:rsidRPr="00763844">
              <w:rPr>
                <w:sz w:val="18"/>
                <w:szCs w:val="18"/>
                <w:lang w:eastAsia="en-US"/>
              </w:rPr>
              <w:lastRenderedPageBreak/>
              <w:t>42</w:t>
            </w:r>
          </w:p>
        </w:tc>
        <w:tc>
          <w:tcPr>
            <w:tcW w:w="1874" w:type="dxa"/>
            <w:tcBorders>
              <w:top w:val="single" w:sz="8" w:space="0" w:color="auto"/>
              <w:bottom w:val="single" w:sz="8" w:space="0" w:color="auto"/>
            </w:tcBorders>
            <w:hideMark/>
          </w:tcPr>
          <w:p w14:paraId="646E800E" w14:textId="77777777" w:rsidR="00BF4A08" w:rsidRPr="00763844" w:rsidRDefault="00BF4A08" w:rsidP="001A39C9">
            <w:pPr>
              <w:spacing w:after="0"/>
              <w:rPr>
                <w:sz w:val="18"/>
                <w:szCs w:val="18"/>
                <w:lang w:eastAsia="en-US"/>
              </w:rPr>
            </w:pPr>
          </w:p>
        </w:tc>
      </w:tr>
      <w:tr w:rsidR="00C9118D" w:rsidRPr="00763844" w14:paraId="2256B31E" w14:textId="77777777" w:rsidTr="001A39C9">
        <w:tblPrEx>
          <w:tblCellMar>
            <w:left w:w="0" w:type="dxa"/>
            <w:right w:w="0" w:type="dxa"/>
          </w:tblCellMar>
        </w:tblPrEx>
        <w:trPr>
          <w:trHeight w:val="2505"/>
        </w:trPr>
        <w:tc>
          <w:tcPr>
            <w:tcW w:w="993" w:type="dxa"/>
            <w:tcBorders>
              <w:top w:val="single" w:sz="8" w:space="0" w:color="auto"/>
              <w:bottom w:val="single" w:sz="8" w:space="0" w:color="auto"/>
            </w:tcBorders>
            <w:hideMark/>
          </w:tcPr>
          <w:p w14:paraId="16EF3E38"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7332B8A4" w14:textId="39F8D683"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_3</w:t>
            </w:r>
          </w:p>
        </w:tc>
        <w:tc>
          <w:tcPr>
            <w:tcW w:w="4643" w:type="dxa"/>
            <w:tcBorders>
              <w:top w:val="single" w:sz="8" w:space="0" w:color="auto"/>
              <w:bottom w:val="single" w:sz="8" w:space="0" w:color="auto"/>
            </w:tcBorders>
            <w:hideMark/>
          </w:tcPr>
          <w:p w14:paraId="378CF852" w14:textId="77777777" w:rsidR="00BF4A08" w:rsidRPr="00763844" w:rsidRDefault="00BF4A08" w:rsidP="001A39C9">
            <w:pPr>
              <w:spacing w:after="0"/>
              <w:rPr>
                <w:sz w:val="18"/>
                <w:szCs w:val="18"/>
                <w:lang w:eastAsia="en-US"/>
              </w:rPr>
            </w:pPr>
            <w:r w:rsidRPr="00763844">
              <w:rPr>
                <w:sz w:val="18"/>
                <w:szCs w:val="18"/>
                <w:lang w:eastAsia="en-US"/>
              </w:rPr>
              <w:t>TITLE-ABS-KEY ( ( "chronic noise" OR "noise exposure" OR "noise stress*" OR "acoustic stress*" OR "sound stress*" OR "environmental noise" OR "industrial noise" OR "urban noise" OR "traffic noise" OR "white noise" OR "ultrasonic noise" OR "audible noise" OR "infrasound" OR "acoustic overstimulation" ) AND ( prenatal* OR gestation* OR maternal OR "in utero" OR pregnan* OR dam OR dams OR offspring OR pup OR pups ) AND ( behav* OR anxi* OR depress* OR emotion* OR affective OR "anxiety-like" OR "depression-like" OR "mood disorder*" OR "emotional behav*" OR "open field" OR "elevated plus maze" OR "forced swim*" OR "sucrose preference" OR "light dark box" OR "Novelty Suppressed Feeding" OR "tail suspension" ) AND ( mice OR mouse OR rat OR rats OR rodent* OR gerbil OR hamster OR vole OR "guinea pig" OR kunming OR murine ) )</w:t>
            </w:r>
          </w:p>
        </w:tc>
        <w:tc>
          <w:tcPr>
            <w:tcW w:w="763" w:type="dxa"/>
            <w:tcBorders>
              <w:top w:val="single" w:sz="8" w:space="0" w:color="auto"/>
              <w:bottom w:val="single" w:sz="8" w:space="0" w:color="auto"/>
            </w:tcBorders>
            <w:hideMark/>
          </w:tcPr>
          <w:p w14:paraId="373C959D" w14:textId="77777777" w:rsidR="00BF4A08" w:rsidRPr="00763844" w:rsidRDefault="00BF4A08" w:rsidP="001A39C9">
            <w:pPr>
              <w:spacing w:after="0"/>
              <w:rPr>
                <w:sz w:val="18"/>
                <w:szCs w:val="18"/>
                <w:lang w:eastAsia="en-US"/>
              </w:rPr>
            </w:pPr>
            <w:r w:rsidRPr="00763844">
              <w:rPr>
                <w:sz w:val="18"/>
                <w:szCs w:val="18"/>
                <w:lang w:eastAsia="en-US"/>
              </w:rPr>
              <w:t>82</w:t>
            </w:r>
          </w:p>
        </w:tc>
        <w:tc>
          <w:tcPr>
            <w:tcW w:w="1874" w:type="dxa"/>
            <w:tcBorders>
              <w:top w:val="single" w:sz="8" w:space="0" w:color="auto"/>
              <w:bottom w:val="single" w:sz="8" w:space="0" w:color="auto"/>
            </w:tcBorders>
            <w:hideMark/>
          </w:tcPr>
          <w:p w14:paraId="2A44895E" w14:textId="77777777" w:rsidR="00BF4A08" w:rsidRPr="00763844" w:rsidRDefault="00BF4A08" w:rsidP="001A39C9">
            <w:pPr>
              <w:spacing w:after="0"/>
              <w:rPr>
                <w:sz w:val="18"/>
                <w:szCs w:val="18"/>
                <w:lang w:eastAsia="en-US"/>
              </w:rPr>
            </w:pPr>
          </w:p>
        </w:tc>
      </w:tr>
      <w:tr w:rsidR="00C9118D" w:rsidRPr="00763844" w14:paraId="17C28118" w14:textId="77777777" w:rsidTr="001A39C9">
        <w:tblPrEx>
          <w:tblCellMar>
            <w:left w:w="0" w:type="dxa"/>
            <w:right w:w="0" w:type="dxa"/>
          </w:tblCellMar>
        </w:tblPrEx>
        <w:trPr>
          <w:trHeight w:val="2505"/>
        </w:trPr>
        <w:tc>
          <w:tcPr>
            <w:tcW w:w="993" w:type="dxa"/>
            <w:tcBorders>
              <w:top w:val="single" w:sz="8" w:space="0" w:color="auto"/>
              <w:bottom w:val="single" w:sz="8" w:space="0" w:color="auto"/>
            </w:tcBorders>
            <w:hideMark/>
          </w:tcPr>
          <w:p w14:paraId="732242D0"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046A1941" w14:textId="32AB2C53"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_3_doi</w:t>
            </w:r>
          </w:p>
        </w:tc>
        <w:tc>
          <w:tcPr>
            <w:tcW w:w="4643" w:type="dxa"/>
            <w:tcBorders>
              <w:top w:val="single" w:sz="8" w:space="0" w:color="auto"/>
              <w:bottom w:val="single" w:sz="8" w:space="0" w:color="auto"/>
            </w:tcBorders>
            <w:hideMark/>
          </w:tcPr>
          <w:p w14:paraId="361F2D2C" w14:textId="77777777" w:rsidR="00BF4A08" w:rsidRPr="00763844" w:rsidRDefault="00BF4A08" w:rsidP="001A39C9">
            <w:pPr>
              <w:spacing w:after="0"/>
              <w:rPr>
                <w:sz w:val="18"/>
                <w:szCs w:val="18"/>
                <w:lang w:eastAsia="en-US"/>
              </w:rPr>
            </w:pPr>
            <w:r w:rsidRPr="00763844">
              <w:rPr>
                <w:sz w:val="18"/>
                <w:szCs w:val="18"/>
                <w:lang w:eastAsia="en-US"/>
              </w:rPr>
              <w:t xml:space="preserve">TITLE-ABS-KEY ( ( "chronic noise" OR "noise exposure" OR "noise stress*" OR "acoustic stress*" OR "sound stress*" OR "environmental noise" OR "industrial noise" OR "urban noise" OR "traffic noise" OR "white noise" OR "ultrasonic noise" OR "audible noise" OR "infrasound" OR "acoustic overstimulation" ) AND ( prenatal* OR gestation* OR maternal OR "in utero" OR pregnan* OR dam OR dams OR offspring OR pup OR pups ) </w:t>
            </w:r>
            <w:r w:rsidRPr="00763844">
              <w:rPr>
                <w:sz w:val="18"/>
                <w:szCs w:val="18"/>
                <w:lang w:eastAsia="en-US"/>
              </w:rPr>
              <w:lastRenderedPageBreak/>
              <w:t>AND ( behav* OR anxi* OR depress* OR emotion* OR affective OR "anxiety-like" OR "depression-like" OR "mood disorder*" OR "emotional behav*" OR "open field" OR "elevated plus maze" OR "forced swim*" OR "sucrose preference" OR "light dark box" OR "Novelty Suppressed Feeding" OR "tail suspension" ) AND ( mice OR mouse OR rat OR rats OR rodent* OR gerbil OR hamster OR vole OR "guinea pig" OR kunming OR murine ) ) AND DOI ( "10.1038/s41598-017-09799-6" OR "10.3390/ijms241411712" OR "10.1159/000534687" OR "10.4236/jbbs.2015.52003" OR "10.1556/APhysiol.97.2010.3.6" OR "10.3390/stresses3030037" OR "10.3389/fphys.2021.659366" OR "10.1002/hipo.22363" )</w:t>
            </w:r>
          </w:p>
        </w:tc>
        <w:tc>
          <w:tcPr>
            <w:tcW w:w="763" w:type="dxa"/>
            <w:tcBorders>
              <w:top w:val="single" w:sz="8" w:space="0" w:color="auto"/>
              <w:bottom w:val="single" w:sz="8" w:space="0" w:color="auto"/>
            </w:tcBorders>
            <w:hideMark/>
          </w:tcPr>
          <w:p w14:paraId="3C5AD406" w14:textId="77777777" w:rsidR="00BF4A08" w:rsidRPr="00763844" w:rsidRDefault="00BF4A08" w:rsidP="001A39C9">
            <w:pPr>
              <w:spacing w:after="0"/>
              <w:rPr>
                <w:sz w:val="18"/>
                <w:szCs w:val="18"/>
                <w:lang w:eastAsia="en-US"/>
              </w:rPr>
            </w:pPr>
            <w:r w:rsidRPr="00763844">
              <w:rPr>
                <w:sz w:val="18"/>
                <w:szCs w:val="18"/>
                <w:lang w:eastAsia="en-US"/>
              </w:rPr>
              <w:lastRenderedPageBreak/>
              <w:t>4/7</w:t>
            </w:r>
          </w:p>
        </w:tc>
        <w:tc>
          <w:tcPr>
            <w:tcW w:w="1874" w:type="dxa"/>
            <w:tcBorders>
              <w:top w:val="single" w:sz="8" w:space="0" w:color="auto"/>
              <w:bottom w:val="single" w:sz="8" w:space="0" w:color="auto"/>
            </w:tcBorders>
            <w:hideMark/>
          </w:tcPr>
          <w:p w14:paraId="0384C692" w14:textId="77777777" w:rsidR="00BF4A08" w:rsidRPr="00763844" w:rsidRDefault="00BF4A08" w:rsidP="001A39C9">
            <w:pPr>
              <w:spacing w:after="0"/>
              <w:rPr>
                <w:sz w:val="18"/>
                <w:szCs w:val="18"/>
                <w:lang w:eastAsia="en-US"/>
              </w:rPr>
            </w:pPr>
            <w:r w:rsidRPr="00763844">
              <w:rPr>
                <w:sz w:val="18"/>
                <w:szCs w:val="18"/>
                <w:lang w:eastAsia="en-US"/>
              </w:rPr>
              <w:t xml:space="preserve">Found: arjunan_2023, jafari_2017, barzegar_205, uygur_2010 </w:t>
            </w:r>
          </w:p>
        </w:tc>
      </w:tr>
      <w:tr w:rsidR="00C9118D" w:rsidRPr="00763844" w14:paraId="63E6C433" w14:textId="77777777" w:rsidTr="001A39C9">
        <w:tblPrEx>
          <w:tblCellMar>
            <w:left w:w="0" w:type="dxa"/>
            <w:right w:w="0" w:type="dxa"/>
          </w:tblCellMar>
        </w:tblPrEx>
        <w:trPr>
          <w:trHeight w:val="2400"/>
        </w:trPr>
        <w:tc>
          <w:tcPr>
            <w:tcW w:w="993" w:type="dxa"/>
            <w:tcBorders>
              <w:top w:val="single" w:sz="8" w:space="0" w:color="auto"/>
              <w:bottom w:val="single" w:sz="8" w:space="0" w:color="auto"/>
            </w:tcBorders>
            <w:hideMark/>
          </w:tcPr>
          <w:p w14:paraId="1BDF3616"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5D2A9E97" w14:textId="2D7B31A4"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_4</w:t>
            </w:r>
          </w:p>
        </w:tc>
        <w:tc>
          <w:tcPr>
            <w:tcW w:w="4643" w:type="dxa"/>
            <w:tcBorders>
              <w:top w:val="single" w:sz="8" w:space="0" w:color="auto"/>
              <w:bottom w:val="single" w:sz="8" w:space="0" w:color="auto"/>
            </w:tcBorders>
            <w:hideMark/>
          </w:tcPr>
          <w:p w14:paraId="6514B11F" w14:textId="77777777" w:rsidR="00BF4A08" w:rsidRPr="00763844" w:rsidRDefault="00BF4A08" w:rsidP="001A39C9">
            <w:pPr>
              <w:spacing w:after="0"/>
              <w:rPr>
                <w:sz w:val="18"/>
                <w:szCs w:val="18"/>
                <w:lang w:eastAsia="en-US"/>
              </w:rPr>
            </w:pPr>
            <w:r w:rsidRPr="00763844">
              <w:rPr>
                <w:sz w:val="18"/>
                <w:szCs w:val="18"/>
                <w:lang w:eastAsia="en-US"/>
              </w:rPr>
              <w:t>TITLE-ABS-KEY ( ( "chronic noise" OR "noise exposure" OR "noise stress*" OR "acoustic stress*" OR "sound stress*" OR "environmental noise" OR "industrial noise" OR "urban noise" OR "traffic noise" OR "white noise" OR "ultrasonic noise" OR "audible noise" OR "infrasound" OR "acoustic overstimulation" ) AND ( prenatal* OR gestation* OR maternal OR "in utero" OR pregnan* OR dam OR dams OR offspring OR pup OR pups OR mice OR mouse OR rat OR rats OR rodent* OR gerbil OR hamster OR vole OR "guinea pig" OR kunming OR murine ) AND ( behav* OR anxi* OR depress* OR emotion* OR affective OR "anxiety-like" OR "depression-like" OR "mood disorder*" OR "emotional behav*" OR "open field" OR "elevated plus maze" OR "forced swim*" OR "sucrose preference" OR "light dark box" OR "Novelty Suppressed Feeding" OR "tail suspension" ) )</w:t>
            </w:r>
          </w:p>
        </w:tc>
        <w:tc>
          <w:tcPr>
            <w:tcW w:w="763" w:type="dxa"/>
            <w:tcBorders>
              <w:top w:val="single" w:sz="8" w:space="0" w:color="auto"/>
              <w:bottom w:val="single" w:sz="8" w:space="0" w:color="auto"/>
            </w:tcBorders>
            <w:hideMark/>
          </w:tcPr>
          <w:p w14:paraId="3D33FC74" w14:textId="77777777" w:rsidR="00BF4A08" w:rsidRPr="00763844" w:rsidRDefault="00BF4A08" w:rsidP="001A39C9">
            <w:pPr>
              <w:spacing w:after="0"/>
              <w:rPr>
                <w:sz w:val="18"/>
                <w:szCs w:val="18"/>
                <w:lang w:eastAsia="en-US"/>
              </w:rPr>
            </w:pPr>
            <w:r w:rsidRPr="00763844">
              <w:rPr>
                <w:sz w:val="18"/>
                <w:szCs w:val="18"/>
                <w:lang w:eastAsia="en-US"/>
              </w:rPr>
              <w:t>1,199</w:t>
            </w:r>
          </w:p>
        </w:tc>
        <w:tc>
          <w:tcPr>
            <w:tcW w:w="1874" w:type="dxa"/>
            <w:tcBorders>
              <w:top w:val="single" w:sz="8" w:space="0" w:color="auto"/>
              <w:bottom w:val="single" w:sz="8" w:space="0" w:color="auto"/>
            </w:tcBorders>
            <w:hideMark/>
          </w:tcPr>
          <w:p w14:paraId="0E68C1FD" w14:textId="77777777" w:rsidR="00BF4A08" w:rsidRPr="00763844" w:rsidRDefault="00BF4A08" w:rsidP="001A39C9">
            <w:pPr>
              <w:spacing w:after="0"/>
              <w:rPr>
                <w:sz w:val="18"/>
                <w:szCs w:val="18"/>
                <w:lang w:eastAsia="en-US"/>
              </w:rPr>
            </w:pPr>
          </w:p>
        </w:tc>
      </w:tr>
      <w:tr w:rsidR="00C9118D" w:rsidRPr="00763844" w14:paraId="19D90026" w14:textId="77777777" w:rsidTr="001A39C9">
        <w:tblPrEx>
          <w:tblCellMar>
            <w:left w:w="0" w:type="dxa"/>
            <w:right w:w="0" w:type="dxa"/>
          </w:tblCellMar>
        </w:tblPrEx>
        <w:trPr>
          <w:trHeight w:val="2560"/>
        </w:trPr>
        <w:tc>
          <w:tcPr>
            <w:tcW w:w="993" w:type="dxa"/>
            <w:tcBorders>
              <w:top w:val="single" w:sz="8" w:space="0" w:color="auto"/>
              <w:bottom w:val="single" w:sz="8" w:space="0" w:color="auto"/>
            </w:tcBorders>
            <w:hideMark/>
          </w:tcPr>
          <w:p w14:paraId="2701C8B2" w14:textId="77777777" w:rsidR="00BF4A08" w:rsidRPr="00763844" w:rsidRDefault="00BF4A08" w:rsidP="001A39C9">
            <w:pPr>
              <w:spacing w:after="0"/>
              <w:rPr>
                <w:sz w:val="18"/>
                <w:szCs w:val="18"/>
                <w:lang w:eastAsia="en-US"/>
              </w:rPr>
            </w:pPr>
            <w:r w:rsidRPr="00763844">
              <w:rPr>
                <w:sz w:val="18"/>
                <w:szCs w:val="18"/>
                <w:lang w:eastAsia="en-US"/>
              </w:rPr>
              <w:lastRenderedPageBreak/>
              <w:t>14-Oct-25</w:t>
            </w:r>
          </w:p>
        </w:tc>
        <w:tc>
          <w:tcPr>
            <w:tcW w:w="1417" w:type="dxa"/>
            <w:tcBorders>
              <w:top w:val="single" w:sz="8" w:space="0" w:color="auto"/>
              <w:bottom w:val="single" w:sz="8" w:space="0" w:color="auto"/>
            </w:tcBorders>
            <w:hideMark/>
          </w:tcPr>
          <w:p w14:paraId="0A7D2B49" w14:textId="3A24EC7E"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_4_doi</w:t>
            </w:r>
          </w:p>
        </w:tc>
        <w:tc>
          <w:tcPr>
            <w:tcW w:w="4643" w:type="dxa"/>
            <w:tcBorders>
              <w:top w:val="single" w:sz="8" w:space="0" w:color="auto"/>
              <w:bottom w:val="single" w:sz="8" w:space="0" w:color="auto"/>
            </w:tcBorders>
            <w:hideMark/>
          </w:tcPr>
          <w:p w14:paraId="65DBDEAE" w14:textId="77777777" w:rsidR="00BF4A08" w:rsidRPr="00763844" w:rsidRDefault="00BF4A08" w:rsidP="001A39C9">
            <w:pPr>
              <w:spacing w:after="0"/>
              <w:rPr>
                <w:sz w:val="18"/>
                <w:szCs w:val="18"/>
                <w:lang w:eastAsia="en-US"/>
              </w:rPr>
            </w:pPr>
            <w:r w:rsidRPr="00763844">
              <w:rPr>
                <w:sz w:val="18"/>
                <w:szCs w:val="18"/>
                <w:lang w:eastAsia="en-US"/>
              </w:rPr>
              <w:t>TITLE-ABS-KEY ( ( "chronic noise" OR "noise exposure" OR "noise stress*" OR "acoustic stress*" OR "sound stress*" OR "environmental noise" OR "industrial noise" OR "urban noise" OR "traffic noise" OR "white noise" OR "ultrasonic noise" OR "audible noise" OR "infrasound" OR "acoustic overstimulation" ) AND ( prenatal* OR gestation* OR maternal OR "in utero" OR pregnan* OR dam OR dams OR offspring OR pup OR pups OR mice OR mouse OR rat OR rats OR rodent* OR gerbil OR hamster OR vole OR "guinea pig" OR kunming OR murine ) AND ( behav* OR anxi* OR depress* OR emotion* OR affective OR "anxiety-like" OR "depression-like" OR "mood disorder*" OR "emotional behav*" OR "open field" OR "elevated plus maze" OR "forced swim*" OR "sucrose preference" OR "light dark box" OR "Novelty Suppressed Feeding" OR "tail suspension" ) ) AND DOI ( "10.1038/s41598-017-09799-6" OR "10.3390/ijms241411712" OR "10.1159/000534687" OR "10.4236/jbbs.2015.52003" OR "10.1556/APhysiol.97.2010.3.6" OR "10.3390/stresses3030037" OR "10.3389/fphys.2021.659366" OR "10.1002/hipo.22363" )</w:t>
            </w:r>
          </w:p>
        </w:tc>
        <w:tc>
          <w:tcPr>
            <w:tcW w:w="763" w:type="dxa"/>
            <w:tcBorders>
              <w:top w:val="single" w:sz="8" w:space="0" w:color="auto"/>
              <w:bottom w:val="single" w:sz="8" w:space="0" w:color="auto"/>
            </w:tcBorders>
            <w:hideMark/>
          </w:tcPr>
          <w:p w14:paraId="2EDE83DD" w14:textId="77777777" w:rsidR="00BF4A08" w:rsidRPr="00763844" w:rsidRDefault="00BF4A08" w:rsidP="001A39C9">
            <w:pPr>
              <w:spacing w:after="0"/>
              <w:rPr>
                <w:sz w:val="18"/>
                <w:szCs w:val="18"/>
                <w:lang w:eastAsia="en-US"/>
              </w:rPr>
            </w:pPr>
            <w:r w:rsidRPr="00763844">
              <w:rPr>
                <w:sz w:val="18"/>
                <w:szCs w:val="18"/>
                <w:lang w:eastAsia="en-US"/>
              </w:rPr>
              <w:t>4/7</w:t>
            </w:r>
          </w:p>
        </w:tc>
        <w:tc>
          <w:tcPr>
            <w:tcW w:w="1874" w:type="dxa"/>
            <w:tcBorders>
              <w:top w:val="single" w:sz="8" w:space="0" w:color="auto"/>
              <w:bottom w:val="single" w:sz="8" w:space="0" w:color="auto"/>
            </w:tcBorders>
            <w:hideMark/>
          </w:tcPr>
          <w:p w14:paraId="29757367" w14:textId="77777777" w:rsidR="00BF4A08" w:rsidRPr="00763844" w:rsidRDefault="00BF4A08" w:rsidP="001A39C9">
            <w:pPr>
              <w:spacing w:after="0"/>
              <w:rPr>
                <w:sz w:val="18"/>
                <w:szCs w:val="18"/>
                <w:lang w:eastAsia="en-US"/>
              </w:rPr>
            </w:pPr>
            <w:r w:rsidRPr="00763844">
              <w:rPr>
                <w:sz w:val="18"/>
                <w:szCs w:val="18"/>
                <w:lang w:eastAsia="en-US"/>
              </w:rPr>
              <w:t xml:space="preserve">Found: arjunan_2023, jafari_2017, barzegar_205, uygur_2010 </w:t>
            </w:r>
          </w:p>
        </w:tc>
      </w:tr>
      <w:tr w:rsidR="00C9118D" w:rsidRPr="00763844" w14:paraId="3B17DD7C" w14:textId="77777777" w:rsidTr="001A39C9">
        <w:tblPrEx>
          <w:tblCellMar>
            <w:left w:w="0" w:type="dxa"/>
            <w:right w:w="0" w:type="dxa"/>
          </w:tblCellMar>
        </w:tblPrEx>
        <w:trPr>
          <w:trHeight w:val="1442"/>
        </w:trPr>
        <w:tc>
          <w:tcPr>
            <w:tcW w:w="993" w:type="dxa"/>
            <w:tcBorders>
              <w:top w:val="single" w:sz="8" w:space="0" w:color="auto"/>
              <w:bottom w:val="single" w:sz="8" w:space="0" w:color="auto"/>
            </w:tcBorders>
            <w:hideMark/>
          </w:tcPr>
          <w:p w14:paraId="34E78174"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305E1C34" w14:textId="50B6CF57"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_5</w:t>
            </w:r>
          </w:p>
        </w:tc>
        <w:tc>
          <w:tcPr>
            <w:tcW w:w="4643" w:type="dxa"/>
            <w:tcBorders>
              <w:top w:val="single" w:sz="8" w:space="0" w:color="auto"/>
              <w:bottom w:val="single" w:sz="8" w:space="0" w:color="auto"/>
            </w:tcBorders>
            <w:hideMark/>
          </w:tcPr>
          <w:p w14:paraId="3EFAB30B" w14:textId="77777777" w:rsidR="00BF4A08" w:rsidRPr="00763844" w:rsidRDefault="00BF4A08" w:rsidP="001A39C9">
            <w:pPr>
              <w:spacing w:after="0"/>
              <w:rPr>
                <w:sz w:val="18"/>
                <w:szCs w:val="18"/>
                <w:lang w:eastAsia="en-US"/>
              </w:rPr>
            </w:pPr>
            <w:r w:rsidRPr="00763844">
              <w:rPr>
                <w:sz w:val="18"/>
                <w:szCs w:val="18"/>
                <w:lang w:eastAsia="en-US"/>
              </w:rPr>
              <w:t xml:space="preserve">TITLE-ABS-KEY ( ( ( "chronic noise" OR "noise stress*" OR "sound stress*" OR "acoustic stress*" OR "noise exposure" OR "maternal noise exposure" OR "gestational stress" OR "prenatal stress" OR "maternal stress" OR "prenatal noise" OR "gestational noise" OR "ultrasound-induced stress" OR ultraso* OR "environmental noise" OR "traffic noise" OR "white noise" OR "industrial noise" OR "continuous noise" OR "long-term noise" ) AND ( prenatal OR maternal OR "during pregnancy" OR "pregnant rat*" OR "pregnant mice" OR "pregnant dam*" ) </w:t>
            </w:r>
            <w:r w:rsidRPr="00763844">
              <w:rPr>
                <w:sz w:val="18"/>
                <w:szCs w:val="18"/>
                <w:lang w:eastAsia="en-US"/>
              </w:rPr>
              <w:lastRenderedPageBreak/>
              <w:t>AND ( anxiet* OR depress* OR "anxiety-like" OR "depressive-like" OR "mood disorder*" OR neurobehav* OR "spatial memory" OR "open field" OR "elevated plus maze" OR "forced swim*" OR "sucrose preference" OR "light dark box" OR "morris water maze" OR "social behavior" OR "marble burying" ) AND ( mouse OR mice OR rat OR rats OR rodent* OR murine OR "guinea pig" OR chinchilla OR offspring OR "rat offspring" OR pup OR pups OR progeny ) ) )</w:t>
            </w:r>
          </w:p>
        </w:tc>
        <w:tc>
          <w:tcPr>
            <w:tcW w:w="763" w:type="dxa"/>
            <w:tcBorders>
              <w:top w:val="single" w:sz="8" w:space="0" w:color="auto"/>
              <w:bottom w:val="single" w:sz="8" w:space="0" w:color="auto"/>
            </w:tcBorders>
            <w:hideMark/>
          </w:tcPr>
          <w:p w14:paraId="5840423F" w14:textId="77777777" w:rsidR="00BF4A08" w:rsidRPr="00763844" w:rsidRDefault="00BF4A08" w:rsidP="001A39C9">
            <w:pPr>
              <w:spacing w:after="0"/>
              <w:rPr>
                <w:sz w:val="18"/>
                <w:szCs w:val="18"/>
                <w:lang w:eastAsia="en-US"/>
              </w:rPr>
            </w:pPr>
            <w:r w:rsidRPr="00763844">
              <w:rPr>
                <w:sz w:val="18"/>
                <w:szCs w:val="18"/>
                <w:lang w:eastAsia="en-US"/>
              </w:rPr>
              <w:lastRenderedPageBreak/>
              <w:t>1984</w:t>
            </w:r>
          </w:p>
        </w:tc>
        <w:tc>
          <w:tcPr>
            <w:tcW w:w="1874" w:type="dxa"/>
            <w:tcBorders>
              <w:top w:val="single" w:sz="8" w:space="0" w:color="auto"/>
              <w:bottom w:val="single" w:sz="8" w:space="0" w:color="auto"/>
            </w:tcBorders>
            <w:hideMark/>
          </w:tcPr>
          <w:p w14:paraId="343A4939" w14:textId="77777777" w:rsidR="00BF4A08" w:rsidRPr="00763844" w:rsidRDefault="00BF4A08" w:rsidP="001A39C9">
            <w:pPr>
              <w:spacing w:after="0"/>
              <w:rPr>
                <w:sz w:val="18"/>
                <w:szCs w:val="18"/>
                <w:lang w:eastAsia="en-US"/>
              </w:rPr>
            </w:pPr>
          </w:p>
        </w:tc>
      </w:tr>
      <w:tr w:rsidR="00C9118D" w:rsidRPr="00763844" w14:paraId="5C99BE0C" w14:textId="77777777" w:rsidTr="001A39C9">
        <w:tblPrEx>
          <w:tblCellMar>
            <w:left w:w="0" w:type="dxa"/>
            <w:right w:w="0" w:type="dxa"/>
          </w:tblCellMar>
        </w:tblPrEx>
        <w:trPr>
          <w:trHeight w:val="2880"/>
        </w:trPr>
        <w:tc>
          <w:tcPr>
            <w:tcW w:w="993" w:type="dxa"/>
            <w:tcBorders>
              <w:top w:val="single" w:sz="8" w:space="0" w:color="auto"/>
              <w:bottom w:val="single" w:sz="8" w:space="0" w:color="auto"/>
            </w:tcBorders>
            <w:hideMark/>
          </w:tcPr>
          <w:p w14:paraId="1D98A65B"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0432AF67" w14:textId="613707B9"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_5_doi</w:t>
            </w:r>
          </w:p>
        </w:tc>
        <w:tc>
          <w:tcPr>
            <w:tcW w:w="4643" w:type="dxa"/>
            <w:tcBorders>
              <w:top w:val="single" w:sz="8" w:space="0" w:color="auto"/>
              <w:bottom w:val="single" w:sz="8" w:space="0" w:color="auto"/>
            </w:tcBorders>
            <w:hideMark/>
          </w:tcPr>
          <w:p w14:paraId="32B3942C" w14:textId="77777777" w:rsidR="00BF4A08" w:rsidRPr="00763844" w:rsidRDefault="00BF4A08" w:rsidP="001A39C9">
            <w:pPr>
              <w:spacing w:after="0"/>
              <w:rPr>
                <w:sz w:val="18"/>
                <w:szCs w:val="18"/>
                <w:lang w:eastAsia="en-US"/>
              </w:rPr>
            </w:pPr>
            <w:r w:rsidRPr="00763844">
              <w:rPr>
                <w:sz w:val="18"/>
                <w:szCs w:val="18"/>
                <w:lang w:eastAsia="en-US"/>
              </w:rPr>
              <w:t xml:space="preserve">TITLE-ABS-KEY ( ( ( "chronic noise" OR "noise stress*" OR "sound stress*" OR "acoustic stress*" OR "noise exposure" OR "maternal noise exposure" OR "gestational stress" OR "prenatal stress" OR "maternal stress" OR "prenatal noise" OR "gestational noise" OR "ultrasound-induced stress" OR ultraso* OR "environmental noise" OR "traffic noise" OR "white noise" OR "industrial noise" OR "continuous noise" OR "long-term noise" ) AND ( prenatal OR maternal OR "during pregnancy" OR "pregnant rat*" OR "pregnant mice" OR "pregnant dam*" ) AND ( anxiet* OR depress* OR "anxiety-like" OR "depressive-like" OR "mood disorder*" OR neurobehav* OR "spatial memory" OR "open field" OR "elevated plus maze" OR "forced swim*" OR "sucrose preference" OR "light dark box" OR "morris water maze" OR "social behavior" OR "marble burying" ) AND ( mouse OR mice OR rat OR rats OR rodent* OR murine OR "guinea pig" OR chinchilla OR offspring OR "rat offspring" OR pup OR pups OR progeny ) ) ) AND DOI ( "10.1038/s41598-017-09799-6" OR "10.3390/ijms241411712" OR "10.1159/000534687" OR "10.4236/jbbs.2015.52003" OR "10.1556/APhysiol.97.2010.3.6" OR </w:t>
            </w:r>
            <w:r w:rsidRPr="00763844">
              <w:rPr>
                <w:sz w:val="18"/>
                <w:szCs w:val="18"/>
                <w:lang w:eastAsia="en-US"/>
              </w:rPr>
              <w:lastRenderedPageBreak/>
              <w:t>"10.3390/stresses3030037" OR "10.3389/fphys.2021.659366" OR "10.1002/hipo.22363" )</w:t>
            </w:r>
          </w:p>
        </w:tc>
        <w:tc>
          <w:tcPr>
            <w:tcW w:w="763" w:type="dxa"/>
            <w:tcBorders>
              <w:top w:val="single" w:sz="8" w:space="0" w:color="auto"/>
              <w:bottom w:val="single" w:sz="8" w:space="0" w:color="auto"/>
            </w:tcBorders>
            <w:hideMark/>
          </w:tcPr>
          <w:p w14:paraId="6A29DB96" w14:textId="77777777" w:rsidR="00BF4A08" w:rsidRPr="00763844" w:rsidRDefault="00BF4A08" w:rsidP="001A39C9">
            <w:pPr>
              <w:spacing w:after="0"/>
              <w:rPr>
                <w:sz w:val="18"/>
                <w:szCs w:val="18"/>
                <w:lang w:eastAsia="en-US"/>
              </w:rPr>
            </w:pPr>
            <w:r w:rsidRPr="00763844">
              <w:rPr>
                <w:sz w:val="18"/>
                <w:szCs w:val="18"/>
                <w:lang w:eastAsia="en-US"/>
              </w:rPr>
              <w:lastRenderedPageBreak/>
              <w:t>7/7</w:t>
            </w:r>
          </w:p>
        </w:tc>
        <w:tc>
          <w:tcPr>
            <w:tcW w:w="1874" w:type="dxa"/>
            <w:tcBorders>
              <w:top w:val="single" w:sz="8" w:space="0" w:color="auto"/>
              <w:bottom w:val="single" w:sz="8" w:space="0" w:color="auto"/>
            </w:tcBorders>
            <w:hideMark/>
          </w:tcPr>
          <w:p w14:paraId="62D9E7AD" w14:textId="77777777" w:rsidR="00BF4A08" w:rsidRPr="00763844" w:rsidRDefault="00BF4A08" w:rsidP="001A39C9">
            <w:pPr>
              <w:spacing w:after="0"/>
              <w:rPr>
                <w:sz w:val="18"/>
                <w:szCs w:val="18"/>
                <w:lang w:eastAsia="en-US"/>
              </w:rPr>
            </w:pPr>
          </w:p>
        </w:tc>
      </w:tr>
      <w:tr w:rsidR="001A39C9" w:rsidRPr="00763844" w14:paraId="7C043BEA" w14:textId="77777777" w:rsidTr="001A39C9">
        <w:trPr>
          <w:trHeight w:val="2805"/>
        </w:trPr>
        <w:tc>
          <w:tcPr>
            <w:tcW w:w="993" w:type="dxa"/>
            <w:tcBorders>
              <w:top w:val="single" w:sz="8" w:space="0" w:color="auto"/>
              <w:bottom w:val="single" w:sz="8" w:space="0" w:color="auto"/>
            </w:tcBorders>
            <w:hideMark/>
          </w:tcPr>
          <w:p w14:paraId="111CC946"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18624006" w14:textId="1058A120" w:rsidR="00BF4A08" w:rsidRPr="00763844" w:rsidRDefault="00B1302B" w:rsidP="001A39C9">
            <w:pPr>
              <w:spacing w:after="0"/>
              <w:rPr>
                <w:sz w:val="18"/>
                <w:szCs w:val="18"/>
                <w:lang w:eastAsia="en-US"/>
              </w:rPr>
            </w:pPr>
            <w:r w:rsidRPr="00763844">
              <w:rPr>
                <w:sz w:val="18"/>
                <w:szCs w:val="18"/>
                <w:lang w:eastAsia="en-US"/>
              </w:rPr>
              <w:t xml:space="preserve">pcne </w:t>
            </w:r>
            <w:r w:rsidR="00BF4A08" w:rsidRPr="00763844">
              <w:rPr>
                <w:sz w:val="18"/>
                <w:szCs w:val="18"/>
                <w:lang w:eastAsia="en-US"/>
              </w:rPr>
              <w:t>_5</w:t>
            </w:r>
            <w:r w:rsidRPr="00763844">
              <w:rPr>
                <w:sz w:val="18"/>
                <w:szCs w:val="18"/>
                <w:lang w:eastAsia="en-US"/>
              </w:rPr>
              <w:t>b</w:t>
            </w:r>
          </w:p>
        </w:tc>
        <w:tc>
          <w:tcPr>
            <w:tcW w:w="4643" w:type="dxa"/>
            <w:tcBorders>
              <w:top w:val="single" w:sz="8" w:space="0" w:color="auto"/>
              <w:bottom w:val="single" w:sz="8" w:space="0" w:color="auto"/>
            </w:tcBorders>
            <w:hideMark/>
          </w:tcPr>
          <w:p w14:paraId="0C3EE57F" w14:textId="77777777" w:rsidR="00BF4A08" w:rsidRPr="00763844" w:rsidRDefault="00BF4A08" w:rsidP="001A39C9">
            <w:pPr>
              <w:spacing w:after="0"/>
              <w:rPr>
                <w:sz w:val="18"/>
                <w:szCs w:val="18"/>
                <w:lang w:eastAsia="en-US"/>
              </w:rPr>
            </w:pPr>
            <w:r w:rsidRPr="00763844">
              <w:rPr>
                <w:sz w:val="18"/>
                <w:szCs w:val="18"/>
                <w:lang w:eastAsia="en-US"/>
              </w:rPr>
              <w:t>TITLE-ABS-KEY ( ( ( "chronic noise" OR "noise stress*" OR "sound stress*" OR "acoustic stress*" OR "noise exposure" OR "maternal noise exposure" OR "gestational stress" OR "prenatal stress" OR "maternal stress" OR "prenatal noise" OR "gestational noise" OR "ultrasound-induced stress" OR ultraso* OR "environmental noise" OR "traffic noise" OR "white noise" OR "industrial noise" OR "continuous noise" OR "long-term noise" ) AND ( prenatal OR maternal OR "during pregnancy" OR "pregnant rat*" OR "pregnant mice" OR "pregnant dam*" ) AND ( anxiet* OR depress* OR "anxiety-like" OR "depressive-like" OR "mood disorder*" OR neurobehav* OR "spatial memory" OR "open field" OR "elevated plus maze" OR "forced swim*" OR "sucrose preference" OR "light dark box" OR "morris water maze" OR "social behavior" OR "marble burying" ) AND ( mouse OR mice OR rat OR rats OR rodent* OR murine OR "guinea pig" OR chinchilla OR offspring OR "rat offspring" OR pup OR pups OR progeny ) ) )</w:t>
            </w:r>
          </w:p>
        </w:tc>
        <w:tc>
          <w:tcPr>
            <w:tcW w:w="763" w:type="dxa"/>
            <w:tcBorders>
              <w:top w:val="single" w:sz="8" w:space="0" w:color="auto"/>
              <w:bottom w:val="single" w:sz="8" w:space="0" w:color="auto"/>
            </w:tcBorders>
            <w:hideMark/>
          </w:tcPr>
          <w:p w14:paraId="63F6FF45" w14:textId="77777777" w:rsidR="00BF4A08" w:rsidRPr="00763844" w:rsidRDefault="00BF4A08" w:rsidP="001A39C9">
            <w:pPr>
              <w:spacing w:after="0"/>
              <w:rPr>
                <w:sz w:val="18"/>
                <w:szCs w:val="18"/>
                <w:lang w:eastAsia="en-US"/>
              </w:rPr>
            </w:pPr>
            <w:r w:rsidRPr="00763844">
              <w:rPr>
                <w:sz w:val="18"/>
                <w:szCs w:val="18"/>
                <w:lang w:eastAsia="en-US"/>
              </w:rPr>
              <w:t>1705</w:t>
            </w:r>
          </w:p>
        </w:tc>
        <w:tc>
          <w:tcPr>
            <w:tcW w:w="1874" w:type="dxa"/>
            <w:tcBorders>
              <w:top w:val="single" w:sz="8" w:space="0" w:color="auto"/>
              <w:bottom w:val="single" w:sz="8" w:space="0" w:color="auto"/>
            </w:tcBorders>
            <w:hideMark/>
          </w:tcPr>
          <w:p w14:paraId="15ABD482" w14:textId="77777777" w:rsidR="00BF4A08" w:rsidRPr="00763844" w:rsidRDefault="00BF4A08" w:rsidP="001A39C9">
            <w:pPr>
              <w:spacing w:after="0"/>
              <w:rPr>
                <w:sz w:val="18"/>
                <w:szCs w:val="18"/>
                <w:lang w:eastAsia="en-US"/>
              </w:rPr>
            </w:pPr>
            <w:r w:rsidRPr="00763844">
              <w:rPr>
                <w:sz w:val="18"/>
                <w:szCs w:val="18"/>
                <w:lang w:eastAsia="en-US"/>
              </w:rPr>
              <w:t>removed "social behavior", neurobehav*, spatial memory</w:t>
            </w:r>
          </w:p>
        </w:tc>
      </w:tr>
      <w:tr w:rsidR="00C9118D" w:rsidRPr="00763844" w14:paraId="228B6631" w14:textId="77777777" w:rsidTr="001A39C9">
        <w:tblPrEx>
          <w:tblCellMar>
            <w:left w:w="0" w:type="dxa"/>
            <w:right w:w="0" w:type="dxa"/>
          </w:tblCellMar>
        </w:tblPrEx>
        <w:trPr>
          <w:trHeight w:val="1725"/>
        </w:trPr>
        <w:tc>
          <w:tcPr>
            <w:tcW w:w="993" w:type="dxa"/>
            <w:tcBorders>
              <w:top w:val="single" w:sz="8" w:space="0" w:color="auto"/>
              <w:bottom w:val="single" w:sz="8" w:space="0" w:color="auto"/>
            </w:tcBorders>
            <w:hideMark/>
          </w:tcPr>
          <w:p w14:paraId="497B8528" w14:textId="77777777" w:rsidR="00BF4A08" w:rsidRPr="00763844" w:rsidRDefault="00BF4A08" w:rsidP="001A39C9">
            <w:pPr>
              <w:spacing w:after="0"/>
              <w:rPr>
                <w:sz w:val="18"/>
                <w:szCs w:val="18"/>
                <w:lang w:eastAsia="en-US"/>
              </w:rPr>
            </w:pPr>
            <w:r w:rsidRPr="00763844">
              <w:rPr>
                <w:sz w:val="18"/>
                <w:szCs w:val="18"/>
                <w:lang w:eastAsia="en-US"/>
              </w:rPr>
              <w:t>14-Oct-25</w:t>
            </w:r>
          </w:p>
        </w:tc>
        <w:tc>
          <w:tcPr>
            <w:tcW w:w="1417" w:type="dxa"/>
            <w:tcBorders>
              <w:top w:val="single" w:sz="8" w:space="0" w:color="auto"/>
              <w:bottom w:val="single" w:sz="8" w:space="0" w:color="auto"/>
            </w:tcBorders>
            <w:hideMark/>
          </w:tcPr>
          <w:p w14:paraId="22B020D5" w14:textId="69079EDF" w:rsidR="00BF4A08" w:rsidRPr="00763844" w:rsidRDefault="00B1302B" w:rsidP="001A39C9">
            <w:pPr>
              <w:spacing w:after="0"/>
              <w:rPr>
                <w:sz w:val="18"/>
                <w:szCs w:val="18"/>
                <w:lang w:eastAsia="en-US"/>
              </w:rPr>
            </w:pPr>
            <w:r w:rsidRPr="00763844">
              <w:rPr>
                <w:sz w:val="18"/>
                <w:szCs w:val="18"/>
                <w:lang w:eastAsia="en-US"/>
              </w:rPr>
              <w:t>pcne</w:t>
            </w:r>
            <w:r w:rsidR="00BF4A08" w:rsidRPr="00763844">
              <w:rPr>
                <w:sz w:val="18"/>
                <w:szCs w:val="18"/>
                <w:lang w:eastAsia="en-US"/>
              </w:rPr>
              <w:t>_5</w:t>
            </w:r>
            <w:r w:rsidRPr="00763844">
              <w:rPr>
                <w:sz w:val="18"/>
                <w:szCs w:val="18"/>
                <w:lang w:eastAsia="en-US"/>
              </w:rPr>
              <w:t>b</w:t>
            </w:r>
            <w:r w:rsidR="00BF4A08" w:rsidRPr="00763844">
              <w:rPr>
                <w:sz w:val="18"/>
                <w:szCs w:val="18"/>
                <w:lang w:eastAsia="en-US"/>
              </w:rPr>
              <w:t>_doi</w:t>
            </w:r>
          </w:p>
        </w:tc>
        <w:tc>
          <w:tcPr>
            <w:tcW w:w="4643" w:type="dxa"/>
            <w:tcBorders>
              <w:top w:val="single" w:sz="8" w:space="0" w:color="auto"/>
              <w:bottom w:val="single" w:sz="8" w:space="0" w:color="auto"/>
            </w:tcBorders>
            <w:hideMark/>
          </w:tcPr>
          <w:p w14:paraId="2E483A65" w14:textId="77777777" w:rsidR="00BF4A08" w:rsidRPr="00763844" w:rsidRDefault="00BF4A08" w:rsidP="001A39C9">
            <w:pPr>
              <w:spacing w:after="0"/>
              <w:rPr>
                <w:sz w:val="18"/>
                <w:szCs w:val="18"/>
                <w:lang w:eastAsia="en-US"/>
              </w:rPr>
            </w:pPr>
            <w:r w:rsidRPr="00763844">
              <w:rPr>
                <w:sz w:val="18"/>
                <w:szCs w:val="18"/>
                <w:lang w:eastAsia="en-US"/>
              </w:rPr>
              <w:t xml:space="preserve">TITLE-ABS-KEY ( ( ( "chronic noise" OR "noise stress*" OR "sound stress*" OR "acoustic stress*" OR "noise exposure" OR "maternal noise exposure" OR "gestational stress" OR "prenatal stress" OR "maternal stress" OR "prenatal noise" OR </w:t>
            </w:r>
            <w:r w:rsidRPr="00763844">
              <w:rPr>
                <w:sz w:val="18"/>
                <w:szCs w:val="18"/>
                <w:lang w:eastAsia="en-US"/>
              </w:rPr>
              <w:lastRenderedPageBreak/>
              <w:t>"gestational noise" OR "ultrasound-induced stress" OR ultraso* OR "environmental noise" OR "traffic noise" OR "white noise" OR "industrial noise" OR "continuous noise" OR "long-term noise" ) AND ( prenatal OR maternal OR "during pregnancy" OR "pregnant rat*" OR "pregnant mice" OR "pregnant dam*" ) AND ( anxiet* OR depress* OR "anxiety-like" OR "depressive-like" OR "mood disorder*" OR "open field" OR "elevated plus maze" OR "forced swim*" OR "sucrose preference" OR "light dark box" OR "morris water maze" OR "marble burying" ) AND ( mouse OR mice OR rat OR rats OR rodent* OR murine OR "guinea pig" OR chinchilla OR offspring OR "rat offspring" OR pup OR pups OR progeny ) ) ) AND DOI ( "10.1038/s41598-017-09799-6" OR "10.3390/ijms241411712" OR "10.1159/000534687" OR "10.4236/jbbs.2015.52003" OR "10.1556/APhysiol.97.2010.3.6" OR "10.3390/stresses3030037" OR "10.3389/fphys.2021.659366" OR "10.1002/hipo.22363" )</w:t>
            </w:r>
          </w:p>
        </w:tc>
        <w:tc>
          <w:tcPr>
            <w:tcW w:w="763" w:type="dxa"/>
            <w:tcBorders>
              <w:top w:val="single" w:sz="8" w:space="0" w:color="auto"/>
              <w:bottom w:val="single" w:sz="8" w:space="0" w:color="auto"/>
            </w:tcBorders>
            <w:hideMark/>
          </w:tcPr>
          <w:p w14:paraId="3E3603EE" w14:textId="77777777" w:rsidR="00BF4A08" w:rsidRPr="00763844" w:rsidRDefault="00BF4A08" w:rsidP="001A39C9">
            <w:pPr>
              <w:spacing w:after="0"/>
              <w:rPr>
                <w:sz w:val="18"/>
                <w:szCs w:val="18"/>
                <w:lang w:eastAsia="en-US"/>
              </w:rPr>
            </w:pPr>
            <w:r w:rsidRPr="00763844">
              <w:rPr>
                <w:sz w:val="18"/>
                <w:szCs w:val="18"/>
                <w:lang w:eastAsia="en-US"/>
              </w:rPr>
              <w:lastRenderedPageBreak/>
              <w:t>7/7</w:t>
            </w:r>
          </w:p>
        </w:tc>
        <w:tc>
          <w:tcPr>
            <w:tcW w:w="1874" w:type="dxa"/>
            <w:tcBorders>
              <w:top w:val="single" w:sz="8" w:space="0" w:color="auto"/>
              <w:bottom w:val="single" w:sz="8" w:space="0" w:color="auto"/>
            </w:tcBorders>
            <w:hideMark/>
          </w:tcPr>
          <w:p w14:paraId="39418B57" w14:textId="77777777" w:rsidR="00BF4A08" w:rsidRPr="00763844" w:rsidRDefault="00BF4A08" w:rsidP="001A39C9">
            <w:pPr>
              <w:spacing w:after="0"/>
              <w:rPr>
                <w:sz w:val="18"/>
                <w:szCs w:val="18"/>
                <w:lang w:eastAsia="en-US"/>
              </w:rPr>
            </w:pPr>
          </w:p>
        </w:tc>
      </w:tr>
      <w:tr w:rsidR="00C9118D" w:rsidRPr="00763844" w14:paraId="52B3CD1A" w14:textId="77777777" w:rsidTr="001A39C9">
        <w:tblPrEx>
          <w:tblCellMar>
            <w:left w:w="0" w:type="dxa"/>
            <w:right w:w="0" w:type="dxa"/>
          </w:tblCellMar>
        </w:tblPrEx>
        <w:trPr>
          <w:trHeight w:val="2240"/>
        </w:trPr>
        <w:tc>
          <w:tcPr>
            <w:tcW w:w="993" w:type="dxa"/>
            <w:tcBorders>
              <w:top w:val="single" w:sz="8" w:space="0" w:color="auto"/>
              <w:bottom w:val="single" w:sz="8" w:space="0" w:color="auto"/>
            </w:tcBorders>
            <w:hideMark/>
          </w:tcPr>
          <w:p w14:paraId="58DC3A9E" w14:textId="77777777" w:rsidR="00BF4A08" w:rsidRPr="00763844" w:rsidRDefault="00BF4A08" w:rsidP="001A39C9">
            <w:pPr>
              <w:spacing w:after="0"/>
              <w:rPr>
                <w:sz w:val="18"/>
                <w:szCs w:val="18"/>
                <w:lang w:eastAsia="en-US"/>
              </w:rPr>
            </w:pPr>
            <w:r w:rsidRPr="00763844">
              <w:rPr>
                <w:sz w:val="18"/>
                <w:szCs w:val="18"/>
                <w:lang w:eastAsia="en-US"/>
              </w:rPr>
              <w:t>22-Oct-25</w:t>
            </w:r>
          </w:p>
        </w:tc>
        <w:tc>
          <w:tcPr>
            <w:tcW w:w="1417" w:type="dxa"/>
            <w:tcBorders>
              <w:top w:val="single" w:sz="8" w:space="0" w:color="auto"/>
              <w:bottom w:val="single" w:sz="8" w:space="0" w:color="auto"/>
            </w:tcBorders>
            <w:hideMark/>
          </w:tcPr>
          <w:p w14:paraId="13C1B0EB" w14:textId="77777777" w:rsidR="00BF4A08" w:rsidRPr="00763844" w:rsidRDefault="00BF4A08" w:rsidP="001A39C9">
            <w:pPr>
              <w:spacing w:after="0"/>
              <w:rPr>
                <w:sz w:val="18"/>
                <w:szCs w:val="18"/>
                <w:lang w:eastAsia="en-US"/>
              </w:rPr>
            </w:pPr>
            <w:r w:rsidRPr="00763844">
              <w:rPr>
                <w:sz w:val="18"/>
                <w:szCs w:val="18"/>
                <w:lang w:eastAsia="en-US"/>
              </w:rPr>
              <w:t>pcne_5.1</w:t>
            </w:r>
          </w:p>
        </w:tc>
        <w:tc>
          <w:tcPr>
            <w:tcW w:w="4643" w:type="dxa"/>
            <w:tcBorders>
              <w:top w:val="single" w:sz="8" w:space="0" w:color="auto"/>
              <w:bottom w:val="single" w:sz="8" w:space="0" w:color="auto"/>
            </w:tcBorders>
            <w:hideMark/>
          </w:tcPr>
          <w:p w14:paraId="23F50970" w14:textId="77777777" w:rsidR="00BF4A08" w:rsidRPr="00763844" w:rsidRDefault="00BF4A08" w:rsidP="001A39C9">
            <w:pPr>
              <w:spacing w:after="0"/>
              <w:rPr>
                <w:sz w:val="18"/>
                <w:szCs w:val="18"/>
                <w:lang w:eastAsia="en-US"/>
              </w:rPr>
            </w:pPr>
            <w:r w:rsidRPr="00763844">
              <w:rPr>
                <w:sz w:val="18"/>
                <w:szCs w:val="18"/>
                <w:lang w:eastAsia="en-US"/>
              </w:rPr>
              <w:t xml:space="preserve">TITLE-ABS-KEY ( ( ( "chronic noise" OR "noise stress*" OR "sound stress*" OR "acoustic stress*" OR "noise exposure" OR "maternal noise exposure" OR "gestational stress" OR "prenatal stress" OR "maternal stress" OR "prenatal noise" OR "gestational noise" OR "ultrasound-induced stress" OR ultraso* OR "environmental noise" OR "traffic noise" OR "white noise" OR "industrial noise" OR "continuous noise" OR "long-term noise" ) AND ( prenatal OR maternal OR "during pregnancy" OR "pregnant rat*" OR "pregnant mice" OR "pregnant dam*" OR offspring OR "rat offspring" OR pup OR pups OR progeny ) AND ( anxiet* OR depress* OR "anxiety-like" OR "depressive-like" OR "mood disorder*" OR "open field" OR "elevated plus maze" </w:t>
            </w:r>
            <w:r w:rsidRPr="00763844">
              <w:rPr>
                <w:sz w:val="18"/>
                <w:szCs w:val="18"/>
                <w:lang w:eastAsia="en-US"/>
              </w:rPr>
              <w:lastRenderedPageBreak/>
              <w:t>OR "forced swim*" OR "sucrose preference" OR "light dark box" OR "morris water maze" OR "marble burying" ) AND ( mouse OR mice OR rat OR rats OR rodent* OR murine OR "guinea pig" OR chinchilla ) ) )</w:t>
            </w:r>
          </w:p>
        </w:tc>
        <w:tc>
          <w:tcPr>
            <w:tcW w:w="763" w:type="dxa"/>
            <w:tcBorders>
              <w:top w:val="single" w:sz="8" w:space="0" w:color="auto"/>
              <w:bottom w:val="single" w:sz="8" w:space="0" w:color="auto"/>
            </w:tcBorders>
            <w:hideMark/>
          </w:tcPr>
          <w:p w14:paraId="6B659C37" w14:textId="77777777" w:rsidR="00BF4A08" w:rsidRPr="00763844" w:rsidRDefault="00BF4A08" w:rsidP="001A39C9">
            <w:pPr>
              <w:spacing w:after="0"/>
              <w:rPr>
                <w:sz w:val="18"/>
                <w:szCs w:val="18"/>
                <w:lang w:eastAsia="en-US"/>
              </w:rPr>
            </w:pPr>
            <w:r w:rsidRPr="00763844">
              <w:rPr>
                <w:sz w:val="18"/>
                <w:szCs w:val="18"/>
                <w:lang w:eastAsia="en-US"/>
              </w:rPr>
              <w:lastRenderedPageBreak/>
              <w:t>1356</w:t>
            </w:r>
          </w:p>
        </w:tc>
        <w:tc>
          <w:tcPr>
            <w:tcW w:w="1874" w:type="dxa"/>
            <w:tcBorders>
              <w:top w:val="single" w:sz="8" w:space="0" w:color="auto"/>
              <w:bottom w:val="single" w:sz="8" w:space="0" w:color="auto"/>
            </w:tcBorders>
            <w:hideMark/>
          </w:tcPr>
          <w:p w14:paraId="3426E1DE" w14:textId="77777777" w:rsidR="00BF4A08" w:rsidRPr="00763844" w:rsidRDefault="00BF4A08" w:rsidP="001A39C9">
            <w:pPr>
              <w:spacing w:after="0"/>
              <w:rPr>
                <w:sz w:val="18"/>
                <w:szCs w:val="18"/>
                <w:lang w:eastAsia="en-US"/>
              </w:rPr>
            </w:pPr>
            <w:r w:rsidRPr="00763844">
              <w:rPr>
                <w:sz w:val="18"/>
                <w:szCs w:val="18"/>
                <w:lang w:eastAsia="en-US"/>
              </w:rPr>
              <w:t>moved: offspring OR "rat offspring" OR pup OR pups OR progeny</w:t>
            </w:r>
          </w:p>
        </w:tc>
      </w:tr>
      <w:tr w:rsidR="00C9118D" w:rsidRPr="00763844" w14:paraId="3619E9CC" w14:textId="77777777" w:rsidTr="001A39C9">
        <w:tblPrEx>
          <w:tblCellMar>
            <w:left w:w="0" w:type="dxa"/>
            <w:right w:w="0" w:type="dxa"/>
          </w:tblCellMar>
        </w:tblPrEx>
        <w:trPr>
          <w:trHeight w:val="2880"/>
        </w:trPr>
        <w:tc>
          <w:tcPr>
            <w:tcW w:w="993" w:type="dxa"/>
            <w:tcBorders>
              <w:top w:val="single" w:sz="8" w:space="0" w:color="auto"/>
              <w:bottom w:val="single" w:sz="8" w:space="0" w:color="auto"/>
            </w:tcBorders>
            <w:hideMark/>
          </w:tcPr>
          <w:p w14:paraId="56D034E9" w14:textId="77777777" w:rsidR="00BF4A08" w:rsidRPr="00763844" w:rsidRDefault="00BF4A08" w:rsidP="001A39C9">
            <w:pPr>
              <w:spacing w:after="0"/>
              <w:rPr>
                <w:sz w:val="18"/>
                <w:szCs w:val="18"/>
                <w:lang w:eastAsia="en-US"/>
              </w:rPr>
            </w:pPr>
            <w:r w:rsidRPr="00763844">
              <w:rPr>
                <w:sz w:val="18"/>
                <w:szCs w:val="18"/>
                <w:lang w:eastAsia="en-US"/>
              </w:rPr>
              <w:t>22-Oct-25</w:t>
            </w:r>
          </w:p>
        </w:tc>
        <w:tc>
          <w:tcPr>
            <w:tcW w:w="1417" w:type="dxa"/>
            <w:tcBorders>
              <w:top w:val="single" w:sz="8" w:space="0" w:color="auto"/>
              <w:bottom w:val="single" w:sz="8" w:space="0" w:color="auto"/>
            </w:tcBorders>
            <w:hideMark/>
          </w:tcPr>
          <w:p w14:paraId="0C8AC004" w14:textId="77777777" w:rsidR="00BF4A08" w:rsidRPr="00763844" w:rsidRDefault="00BF4A08" w:rsidP="001A39C9">
            <w:pPr>
              <w:spacing w:after="0"/>
              <w:rPr>
                <w:sz w:val="18"/>
                <w:szCs w:val="18"/>
                <w:lang w:eastAsia="en-US"/>
              </w:rPr>
            </w:pPr>
            <w:r w:rsidRPr="00763844">
              <w:rPr>
                <w:sz w:val="18"/>
                <w:szCs w:val="18"/>
                <w:lang w:eastAsia="en-US"/>
              </w:rPr>
              <w:t>pcne_5.1_doi</w:t>
            </w:r>
          </w:p>
        </w:tc>
        <w:tc>
          <w:tcPr>
            <w:tcW w:w="4643" w:type="dxa"/>
            <w:tcBorders>
              <w:top w:val="single" w:sz="8" w:space="0" w:color="auto"/>
              <w:bottom w:val="single" w:sz="8" w:space="0" w:color="auto"/>
            </w:tcBorders>
            <w:hideMark/>
          </w:tcPr>
          <w:p w14:paraId="0A77D1E0" w14:textId="77777777" w:rsidR="00BF4A08" w:rsidRPr="00763844" w:rsidRDefault="00BF4A08" w:rsidP="001A39C9">
            <w:pPr>
              <w:spacing w:after="0"/>
              <w:rPr>
                <w:sz w:val="18"/>
                <w:szCs w:val="18"/>
                <w:lang w:eastAsia="en-US"/>
              </w:rPr>
            </w:pPr>
            <w:r w:rsidRPr="00763844">
              <w:rPr>
                <w:sz w:val="18"/>
                <w:szCs w:val="18"/>
                <w:lang w:eastAsia="en-US"/>
              </w:rPr>
              <w:t>TITLE-ABS-KEY ( ( ( "chronic noise" OR "noise stress*" OR "sound stress*" OR "acoustic stress*" OR "noise exposure" OR "maternal noise exposure" OR "gestational stress" OR "prenatal stress" OR "maternal stress" OR "prenatal noise" OR "gestational noise" OR "ultrasound-induced stress" OR ultraso* OR "environmental noise" OR "traffic noise" OR "white noise" OR "industrial noise" OR "continuous noise" OR "long-term noise" ) AND ( prenatal OR maternal OR "during pregnancy" OR "pregnant rat*" OR "pregnant mice" OR "pregnant dam*" OR offspring OR "rat offspring" OR pup OR pups OR progeny ) AND ( anxiet* OR depress* OR "anxiety-like" OR "depressive-like" OR "mood disorder*" OR "open field" OR "elevated plus maze" OR "forced swim*" OR "sucrose preference" OR "light dark box" OR "morris water maze" OR "marble burying" ) AND ( mouse OR mice OR rat OR rats OR rodent* OR murine OR "guinea pig" OR chinchilla ) ) ) AND DOI ( "10.1038/s41598-017-09799-6" OR "10.3390/ijms241411712" OR "10.1159/000534687" OR "10.4236/jbbs.2015.52003" OR "10.1556/APhysiol.97.2010.3.6" OR "10.3390/stresses3030037" OR "10.3389/fphys.2021.659366" OR "10.1002/hipo.22363" )</w:t>
            </w:r>
          </w:p>
        </w:tc>
        <w:tc>
          <w:tcPr>
            <w:tcW w:w="763" w:type="dxa"/>
            <w:tcBorders>
              <w:top w:val="single" w:sz="8" w:space="0" w:color="auto"/>
              <w:bottom w:val="single" w:sz="8" w:space="0" w:color="auto"/>
            </w:tcBorders>
            <w:hideMark/>
          </w:tcPr>
          <w:p w14:paraId="6FF843E6" w14:textId="77777777" w:rsidR="00BF4A08" w:rsidRPr="00763844" w:rsidRDefault="00BF4A08" w:rsidP="001A39C9">
            <w:pPr>
              <w:spacing w:after="0"/>
              <w:rPr>
                <w:sz w:val="18"/>
                <w:szCs w:val="18"/>
                <w:lang w:eastAsia="en-US"/>
              </w:rPr>
            </w:pPr>
            <w:r w:rsidRPr="00763844">
              <w:rPr>
                <w:sz w:val="18"/>
                <w:szCs w:val="18"/>
                <w:lang w:eastAsia="en-US"/>
              </w:rPr>
              <w:t>7/7</w:t>
            </w:r>
          </w:p>
        </w:tc>
        <w:tc>
          <w:tcPr>
            <w:tcW w:w="1874" w:type="dxa"/>
            <w:tcBorders>
              <w:top w:val="single" w:sz="8" w:space="0" w:color="auto"/>
              <w:bottom w:val="single" w:sz="8" w:space="0" w:color="auto"/>
            </w:tcBorders>
            <w:hideMark/>
          </w:tcPr>
          <w:p w14:paraId="2251C5B1" w14:textId="77777777" w:rsidR="00BF4A08" w:rsidRPr="00763844" w:rsidRDefault="00BF4A08" w:rsidP="001A39C9">
            <w:pPr>
              <w:spacing w:after="0"/>
              <w:rPr>
                <w:sz w:val="18"/>
                <w:szCs w:val="18"/>
                <w:lang w:eastAsia="en-US"/>
              </w:rPr>
            </w:pPr>
          </w:p>
        </w:tc>
      </w:tr>
    </w:tbl>
    <w:p w14:paraId="009B8356" w14:textId="77777777" w:rsidR="001A39C9" w:rsidRPr="00C831AA" w:rsidRDefault="001A39C9" w:rsidP="003A2DA8">
      <w:pPr>
        <w:spacing w:after="0"/>
        <w:rPr>
          <w:b/>
          <w:bCs/>
        </w:rPr>
      </w:pPr>
    </w:p>
    <w:p w14:paraId="7AF026AE" w14:textId="77777777" w:rsidR="001A39C9" w:rsidRPr="00C831AA" w:rsidRDefault="001A39C9">
      <w:pPr>
        <w:spacing w:after="160" w:line="279" w:lineRule="auto"/>
        <w:rPr>
          <w:b/>
          <w:bCs/>
        </w:rPr>
      </w:pPr>
      <w:r w:rsidRPr="00C831AA">
        <w:rPr>
          <w:b/>
          <w:bCs/>
        </w:rPr>
        <w:br w:type="page"/>
      </w:r>
    </w:p>
    <w:p w14:paraId="605C2030" w14:textId="52D16093" w:rsidR="00BF4A08" w:rsidRPr="00C831AA" w:rsidRDefault="2F3B9D48" w:rsidP="00655721">
      <w:pPr>
        <w:pStyle w:val="Heading1"/>
      </w:pPr>
      <w:r w:rsidRPr="00C831AA">
        <w:lastRenderedPageBreak/>
        <w:t xml:space="preserve">Appendix 2. </w:t>
      </w:r>
      <w:r w:rsidR="733D2B56" w:rsidRPr="00C831AA">
        <w:t>Common behavioural assays and outcomes</w:t>
      </w:r>
    </w:p>
    <w:p w14:paraId="1BF54668" w14:textId="77777777" w:rsidR="00AE3368" w:rsidRPr="00C831AA" w:rsidRDefault="00AE3368" w:rsidP="003A2DA8">
      <w:pPr>
        <w:spacing w:after="0"/>
        <w:rPr>
          <w:b/>
          <w:bCs/>
        </w:rPr>
      </w:pPr>
    </w:p>
    <w:p w14:paraId="70B79664" w14:textId="091EAB29" w:rsidR="001A39C9" w:rsidRPr="00C831AA" w:rsidRDefault="1CB8F23D" w:rsidP="00AE3368">
      <w:pPr>
        <w:pStyle w:val="Heading3"/>
        <w:rPr>
          <w:b/>
          <w:bCs/>
        </w:rPr>
      </w:pPr>
      <w:r w:rsidRPr="00C831AA">
        <w:t>Common assays and outcomes to evaluate anxiety- and depression-like behaviours</w:t>
      </w:r>
    </w:p>
    <w:tbl>
      <w:tblPr>
        <w:tblStyle w:val="TableGrid"/>
        <w:tblW w:w="5000" w:type="pct"/>
        <w:tblInd w:w="5" w:type="dxa"/>
        <w:tblLook w:val="04A0" w:firstRow="1" w:lastRow="0" w:firstColumn="1" w:lastColumn="0" w:noHBand="0" w:noVBand="1"/>
      </w:tblPr>
      <w:tblGrid>
        <w:gridCol w:w="1838"/>
        <w:gridCol w:w="2409"/>
        <w:gridCol w:w="2694"/>
        <w:gridCol w:w="2419"/>
      </w:tblGrid>
      <w:tr w:rsidR="00DC2837" w:rsidRPr="00763844" w14:paraId="0BFD4C91" w14:textId="77777777" w:rsidTr="00763844">
        <w:tc>
          <w:tcPr>
            <w:tcW w:w="982" w:type="pct"/>
            <w:tcBorders>
              <w:top w:val="single" w:sz="12" w:space="0" w:color="auto"/>
              <w:bottom w:val="single" w:sz="4" w:space="0" w:color="auto"/>
            </w:tcBorders>
            <w:shd w:val="clear" w:color="auto" w:fill="BBC3EA"/>
          </w:tcPr>
          <w:p w14:paraId="6F4FAF6C" w14:textId="77777777" w:rsidR="00DC2837" w:rsidRPr="00763844" w:rsidRDefault="00DC2837" w:rsidP="00763844">
            <w:pPr>
              <w:spacing w:after="0" w:line="276" w:lineRule="auto"/>
              <w:ind w:left="137" w:right="142"/>
              <w:rPr>
                <w:b/>
                <w:bCs/>
                <w:sz w:val="18"/>
                <w:szCs w:val="18"/>
              </w:rPr>
            </w:pPr>
            <w:r w:rsidRPr="00763844">
              <w:rPr>
                <w:b/>
                <w:bCs/>
                <w:sz w:val="18"/>
                <w:szCs w:val="18"/>
              </w:rPr>
              <w:t>Assay name</w:t>
            </w:r>
          </w:p>
        </w:tc>
        <w:tc>
          <w:tcPr>
            <w:tcW w:w="1287" w:type="pct"/>
            <w:tcBorders>
              <w:top w:val="single" w:sz="12" w:space="0" w:color="auto"/>
              <w:bottom w:val="single" w:sz="4" w:space="0" w:color="auto"/>
            </w:tcBorders>
            <w:shd w:val="clear" w:color="auto" w:fill="BBC3EA"/>
          </w:tcPr>
          <w:p w14:paraId="5F09A6A3" w14:textId="5BAE3AD0" w:rsidR="00DC2837" w:rsidRPr="00763844" w:rsidRDefault="00DC2837" w:rsidP="00763844">
            <w:pPr>
              <w:spacing w:after="0" w:line="276" w:lineRule="auto"/>
              <w:ind w:left="142" w:right="136"/>
              <w:rPr>
                <w:b/>
                <w:sz w:val="18"/>
                <w:szCs w:val="18"/>
              </w:rPr>
            </w:pPr>
            <w:r w:rsidRPr="00763844">
              <w:rPr>
                <w:b/>
                <w:sz w:val="18"/>
                <w:szCs w:val="18"/>
              </w:rPr>
              <w:t>Primary behaviour assessed</w:t>
            </w:r>
          </w:p>
        </w:tc>
        <w:tc>
          <w:tcPr>
            <w:tcW w:w="1439" w:type="pct"/>
            <w:tcBorders>
              <w:top w:val="single" w:sz="12" w:space="0" w:color="auto"/>
              <w:bottom w:val="single" w:sz="4" w:space="0" w:color="auto"/>
            </w:tcBorders>
            <w:shd w:val="clear" w:color="auto" w:fill="BBC3EA"/>
          </w:tcPr>
          <w:p w14:paraId="104AA458" w14:textId="77777777" w:rsidR="00DC2837" w:rsidRPr="00763844" w:rsidRDefault="00DC2837" w:rsidP="00763844">
            <w:pPr>
              <w:spacing w:after="0" w:line="276" w:lineRule="auto"/>
              <w:rPr>
                <w:b/>
                <w:bCs/>
                <w:sz w:val="18"/>
                <w:szCs w:val="18"/>
              </w:rPr>
            </w:pPr>
            <w:r w:rsidRPr="00763844">
              <w:rPr>
                <w:b/>
                <w:bCs/>
                <w:sz w:val="18"/>
                <w:szCs w:val="18"/>
              </w:rPr>
              <w:t>Underlying principle/concept</w:t>
            </w:r>
          </w:p>
        </w:tc>
        <w:tc>
          <w:tcPr>
            <w:tcW w:w="1292" w:type="pct"/>
            <w:tcBorders>
              <w:top w:val="single" w:sz="12" w:space="0" w:color="auto"/>
              <w:bottom w:val="single" w:sz="4" w:space="0" w:color="auto"/>
            </w:tcBorders>
            <w:shd w:val="clear" w:color="auto" w:fill="BBC3EA"/>
          </w:tcPr>
          <w:p w14:paraId="1A8F7161" w14:textId="77777777" w:rsidR="00DC2837" w:rsidRPr="00763844" w:rsidRDefault="00DC2837" w:rsidP="00763844">
            <w:pPr>
              <w:spacing w:after="0" w:line="276" w:lineRule="auto"/>
              <w:ind w:right="43"/>
              <w:rPr>
                <w:b/>
                <w:bCs/>
                <w:sz w:val="18"/>
                <w:szCs w:val="18"/>
              </w:rPr>
            </w:pPr>
            <w:r w:rsidRPr="00763844">
              <w:rPr>
                <w:b/>
                <w:bCs/>
                <w:sz w:val="18"/>
                <w:szCs w:val="18"/>
              </w:rPr>
              <w:t>Key measured parameters</w:t>
            </w:r>
          </w:p>
        </w:tc>
      </w:tr>
      <w:tr w:rsidR="00DC2837" w:rsidRPr="00763844" w14:paraId="301C4067" w14:textId="77777777" w:rsidTr="00763844">
        <w:tc>
          <w:tcPr>
            <w:tcW w:w="5000" w:type="pct"/>
            <w:gridSpan w:val="4"/>
            <w:tcBorders>
              <w:top w:val="single" w:sz="4" w:space="0" w:color="auto"/>
              <w:bottom w:val="single" w:sz="4" w:space="0" w:color="auto"/>
            </w:tcBorders>
            <w:shd w:val="clear" w:color="auto" w:fill="BBC3EA"/>
          </w:tcPr>
          <w:p w14:paraId="0F6EFE3E" w14:textId="77777777" w:rsidR="00DC2837" w:rsidRPr="00763844" w:rsidRDefault="00DC2837" w:rsidP="00763844">
            <w:pPr>
              <w:spacing w:after="0" w:line="276" w:lineRule="auto"/>
              <w:ind w:right="43"/>
              <w:rPr>
                <w:i/>
                <w:iCs/>
                <w:sz w:val="18"/>
                <w:szCs w:val="18"/>
              </w:rPr>
            </w:pPr>
            <w:r w:rsidRPr="00763844">
              <w:rPr>
                <w:i/>
                <w:iCs/>
                <w:sz w:val="18"/>
                <w:szCs w:val="18"/>
              </w:rPr>
              <w:t>Anxiety Assays</w:t>
            </w:r>
          </w:p>
        </w:tc>
      </w:tr>
      <w:tr w:rsidR="00DC2837" w:rsidRPr="00763844" w14:paraId="4E4A5D7F" w14:textId="77777777" w:rsidTr="00DC2837">
        <w:tc>
          <w:tcPr>
            <w:tcW w:w="982" w:type="pct"/>
            <w:tcBorders>
              <w:top w:val="single" w:sz="4" w:space="0" w:color="auto"/>
            </w:tcBorders>
          </w:tcPr>
          <w:p w14:paraId="46DF8BE1" w14:textId="1BFBF6A3" w:rsidR="00DC2837" w:rsidRPr="00763844" w:rsidRDefault="00DC2837" w:rsidP="00DC2837">
            <w:pPr>
              <w:ind w:left="137" w:right="142"/>
              <w:rPr>
                <w:sz w:val="18"/>
                <w:szCs w:val="18"/>
              </w:rPr>
            </w:pPr>
            <w:r w:rsidRPr="00763844">
              <w:rPr>
                <w:sz w:val="18"/>
                <w:szCs w:val="18"/>
              </w:rPr>
              <w:t>Elevated Plus Maze (EPM)</w:t>
            </w:r>
          </w:p>
        </w:tc>
        <w:tc>
          <w:tcPr>
            <w:tcW w:w="1287" w:type="pct"/>
            <w:tcBorders>
              <w:top w:val="single" w:sz="4" w:space="0" w:color="auto"/>
            </w:tcBorders>
          </w:tcPr>
          <w:p w14:paraId="09061620" w14:textId="77777777" w:rsidR="00DC2837" w:rsidRPr="00763844" w:rsidRDefault="00DC2837" w:rsidP="00DC2837">
            <w:pPr>
              <w:ind w:left="142" w:right="136"/>
              <w:rPr>
                <w:sz w:val="18"/>
                <w:szCs w:val="18"/>
              </w:rPr>
            </w:pPr>
            <w:r w:rsidRPr="00763844">
              <w:rPr>
                <w:sz w:val="18"/>
                <w:szCs w:val="18"/>
              </w:rPr>
              <w:t>Anxiety-like behaviour</w:t>
            </w:r>
          </w:p>
        </w:tc>
        <w:tc>
          <w:tcPr>
            <w:tcW w:w="1439" w:type="pct"/>
            <w:tcBorders>
              <w:top w:val="single" w:sz="4" w:space="0" w:color="auto"/>
            </w:tcBorders>
          </w:tcPr>
          <w:p w14:paraId="498B85DE" w14:textId="77777777" w:rsidR="00DC2837" w:rsidRPr="00763844" w:rsidRDefault="00DC2837" w:rsidP="00D67F1D">
            <w:pPr>
              <w:rPr>
                <w:sz w:val="18"/>
                <w:szCs w:val="18"/>
              </w:rPr>
            </w:pPr>
            <w:r w:rsidRPr="00763844">
              <w:rPr>
                <w:sz w:val="18"/>
                <w:szCs w:val="18"/>
              </w:rPr>
              <w:t>Exploits innate aversion to open spaces and heights; approach-avoidance conflict</w:t>
            </w:r>
          </w:p>
        </w:tc>
        <w:tc>
          <w:tcPr>
            <w:tcW w:w="1292" w:type="pct"/>
            <w:tcBorders>
              <w:top w:val="single" w:sz="4" w:space="0" w:color="auto"/>
            </w:tcBorders>
          </w:tcPr>
          <w:p w14:paraId="089B70FD" w14:textId="77777777" w:rsidR="00DC2837" w:rsidRPr="00763844" w:rsidRDefault="00DC2837" w:rsidP="00D67F1D">
            <w:pPr>
              <w:ind w:right="43"/>
              <w:rPr>
                <w:sz w:val="18"/>
                <w:szCs w:val="18"/>
              </w:rPr>
            </w:pPr>
            <w:r w:rsidRPr="00763844">
              <w:rPr>
                <w:sz w:val="18"/>
                <w:szCs w:val="18"/>
              </w:rPr>
              <w:t>Time in open arms (%), entries into open arms (%), rearing, head dips, stretched-attend postures</w:t>
            </w:r>
          </w:p>
        </w:tc>
      </w:tr>
      <w:tr w:rsidR="00DC2837" w:rsidRPr="00763844" w14:paraId="73295E69" w14:textId="77777777" w:rsidTr="00DC2837">
        <w:tc>
          <w:tcPr>
            <w:tcW w:w="982" w:type="pct"/>
          </w:tcPr>
          <w:p w14:paraId="15F1A4D6" w14:textId="449F1545" w:rsidR="00DC2837" w:rsidRPr="00763844" w:rsidRDefault="00DC2837" w:rsidP="00DC2837">
            <w:pPr>
              <w:ind w:left="137" w:right="142"/>
              <w:rPr>
                <w:sz w:val="18"/>
                <w:szCs w:val="18"/>
              </w:rPr>
            </w:pPr>
            <w:r w:rsidRPr="00763844">
              <w:rPr>
                <w:sz w:val="18"/>
                <w:szCs w:val="18"/>
              </w:rPr>
              <w:t>Open Field Test (OFT)</w:t>
            </w:r>
          </w:p>
        </w:tc>
        <w:tc>
          <w:tcPr>
            <w:tcW w:w="1287" w:type="pct"/>
          </w:tcPr>
          <w:p w14:paraId="724D5518" w14:textId="77777777" w:rsidR="00DC2837" w:rsidRPr="00763844" w:rsidRDefault="00DC2837" w:rsidP="00DC2837">
            <w:pPr>
              <w:ind w:left="142" w:right="136"/>
              <w:rPr>
                <w:sz w:val="18"/>
                <w:szCs w:val="18"/>
              </w:rPr>
            </w:pPr>
            <w:r w:rsidRPr="00763844">
              <w:rPr>
                <w:sz w:val="18"/>
                <w:szCs w:val="18"/>
              </w:rPr>
              <w:t>Locomotor activity, exploration, anxiety-like behaviour</w:t>
            </w:r>
          </w:p>
        </w:tc>
        <w:tc>
          <w:tcPr>
            <w:tcW w:w="1439" w:type="pct"/>
          </w:tcPr>
          <w:p w14:paraId="1BC67222" w14:textId="77777777" w:rsidR="00DC2837" w:rsidRPr="00763844" w:rsidRDefault="00DC2837" w:rsidP="00D67F1D">
            <w:pPr>
              <w:rPr>
                <w:sz w:val="18"/>
                <w:szCs w:val="18"/>
              </w:rPr>
            </w:pPr>
            <w:r w:rsidRPr="00763844">
              <w:rPr>
                <w:sz w:val="18"/>
                <w:szCs w:val="18"/>
              </w:rPr>
              <w:t>Exploits natural aversion to brightly lit open spaces and exploratory drive</w:t>
            </w:r>
          </w:p>
        </w:tc>
        <w:tc>
          <w:tcPr>
            <w:tcW w:w="1292" w:type="pct"/>
          </w:tcPr>
          <w:p w14:paraId="271531EF" w14:textId="2E25A8EA" w:rsidR="00DC2837" w:rsidRPr="00763844" w:rsidRDefault="00DC2837" w:rsidP="00D67F1D">
            <w:pPr>
              <w:ind w:right="43"/>
              <w:rPr>
                <w:sz w:val="18"/>
                <w:szCs w:val="18"/>
              </w:rPr>
            </w:pPr>
            <w:r w:rsidRPr="00763844">
              <w:rPr>
                <w:sz w:val="18"/>
                <w:szCs w:val="18"/>
              </w:rPr>
              <w:t>Total distance travelled, line crossings, time/entries in centre area, rearing, stretch attend postures</w:t>
            </w:r>
            <w:r w:rsidR="00011920">
              <w:rPr>
                <w:sz w:val="18"/>
                <w:szCs w:val="18"/>
              </w:rPr>
              <w:t>, sniffing</w:t>
            </w:r>
          </w:p>
        </w:tc>
      </w:tr>
      <w:tr w:rsidR="00DC2837" w:rsidRPr="00763844" w14:paraId="22DAD21F" w14:textId="77777777" w:rsidTr="00DC2837">
        <w:tc>
          <w:tcPr>
            <w:tcW w:w="982" w:type="pct"/>
          </w:tcPr>
          <w:p w14:paraId="1517D204" w14:textId="1E58F217" w:rsidR="00DC2837" w:rsidRPr="00763844" w:rsidRDefault="00DC2837" w:rsidP="00DC2837">
            <w:pPr>
              <w:ind w:left="137" w:right="142"/>
              <w:rPr>
                <w:sz w:val="18"/>
                <w:szCs w:val="18"/>
              </w:rPr>
            </w:pPr>
            <w:r w:rsidRPr="00763844">
              <w:rPr>
                <w:sz w:val="18"/>
                <w:szCs w:val="18"/>
              </w:rPr>
              <w:t>Light-Dark Box (LDB)</w:t>
            </w:r>
          </w:p>
        </w:tc>
        <w:tc>
          <w:tcPr>
            <w:tcW w:w="1287" w:type="pct"/>
          </w:tcPr>
          <w:p w14:paraId="4DE09E45" w14:textId="77777777" w:rsidR="00DC2837" w:rsidRPr="00763844" w:rsidRDefault="00DC2837" w:rsidP="00DC2837">
            <w:pPr>
              <w:ind w:left="142" w:right="136"/>
              <w:rPr>
                <w:sz w:val="18"/>
                <w:szCs w:val="18"/>
              </w:rPr>
            </w:pPr>
            <w:r w:rsidRPr="00763844">
              <w:rPr>
                <w:sz w:val="18"/>
                <w:szCs w:val="18"/>
              </w:rPr>
              <w:t>Anxiety-like behaviour</w:t>
            </w:r>
          </w:p>
        </w:tc>
        <w:tc>
          <w:tcPr>
            <w:tcW w:w="1439" w:type="pct"/>
          </w:tcPr>
          <w:p w14:paraId="3D24AD76" w14:textId="77777777" w:rsidR="00DC2837" w:rsidRPr="00763844" w:rsidRDefault="00DC2837" w:rsidP="00D67F1D">
            <w:pPr>
              <w:rPr>
                <w:sz w:val="18"/>
                <w:szCs w:val="18"/>
              </w:rPr>
            </w:pPr>
            <w:r w:rsidRPr="00763844">
              <w:rPr>
                <w:sz w:val="18"/>
                <w:szCs w:val="18"/>
              </w:rPr>
              <w:t>Exploits natural aversion to brightly lit areas (scototaxis) and exploratory drive; approach-avoidance conflict</w:t>
            </w:r>
          </w:p>
        </w:tc>
        <w:tc>
          <w:tcPr>
            <w:tcW w:w="1292" w:type="pct"/>
          </w:tcPr>
          <w:p w14:paraId="431F4D07" w14:textId="77777777" w:rsidR="00DC2837" w:rsidRPr="00763844" w:rsidRDefault="00DC2837" w:rsidP="00D67F1D">
            <w:pPr>
              <w:ind w:right="43"/>
              <w:rPr>
                <w:sz w:val="18"/>
                <w:szCs w:val="18"/>
              </w:rPr>
            </w:pPr>
            <w:r w:rsidRPr="00763844">
              <w:rPr>
                <w:sz w:val="18"/>
                <w:szCs w:val="18"/>
              </w:rPr>
              <w:t>Time in bright chamber (%), distance travelled, number of transitions, latency to enter light chamber</w:t>
            </w:r>
          </w:p>
        </w:tc>
      </w:tr>
      <w:tr w:rsidR="00DC2837" w:rsidRPr="00763844" w14:paraId="05F0784C" w14:textId="77777777" w:rsidTr="00DC2837">
        <w:tc>
          <w:tcPr>
            <w:tcW w:w="982" w:type="pct"/>
          </w:tcPr>
          <w:p w14:paraId="3FBBBB2A" w14:textId="77777777" w:rsidR="00DC2837" w:rsidRPr="00763844" w:rsidRDefault="00DC2837" w:rsidP="00DC2837">
            <w:pPr>
              <w:ind w:left="137" w:right="142"/>
              <w:rPr>
                <w:sz w:val="18"/>
                <w:szCs w:val="18"/>
              </w:rPr>
            </w:pPr>
            <w:r w:rsidRPr="00763844">
              <w:rPr>
                <w:sz w:val="18"/>
                <w:szCs w:val="18"/>
              </w:rPr>
              <w:t>Novelty Suppressed Feeding (NSF)</w:t>
            </w:r>
          </w:p>
        </w:tc>
        <w:tc>
          <w:tcPr>
            <w:tcW w:w="1287" w:type="pct"/>
          </w:tcPr>
          <w:p w14:paraId="2008142D" w14:textId="77777777" w:rsidR="00DC2837" w:rsidRPr="00763844" w:rsidRDefault="00DC2837" w:rsidP="00DC2837">
            <w:pPr>
              <w:ind w:left="142" w:right="136"/>
              <w:rPr>
                <w:sz w:val="18"/>
                <w:szCs w:val="18"/>
              </w:rPr>
            </w:pPr>
            <w:r w:rsidRPr="00763844">
              <w:rPr>
                <w:sz w:val="18"/>
                <w:szCs w:val="18"/>
              </w:rPr>
              <w:t>Anxiety-related behaviour, antidepressant efficacy</w:t>
            </w:r>
          </w:p>
        </w:tc>
        <w:tc>
          <w:tcPr>
            <w:tcW w:w="1439" w:type="pct"/>
          </w:tcPr>
          <w:p w14:paraId="70FAB49F" w14:textId="77777777" w:rsidR="00DC2837" w:rsidRPr="00763844" w:rsidRDefault="00DC2837" w:rsidP="00D67F1D">
            <w:pPr>
              <w:rPr>
                <w:sz w:val="18"/>
                <w:szCs w:val="18"/>
              </w:rPr>
            </w:pPr>
            <w:r w:rsidRPr="00763844">
              <w:rPr>
                <w:sz w:val="18"/>
                <w:szCs w:val="18"/>
              </w:rPr>
              <w:t>Conflict between hunger drive and innate avoidance of novel, anxiogenic environment</w:t>
            </w:r>
          </w:p>
        </w:tc>
        <w:tc>
          <w:tcPr>
            <w:tcW w:w="1292" w:type="pct"/>
          </w:tcPr>
          <w:p w14:paraId="5CF03364" w14:textId="77777777" w:rsidR="00DC2837" w:rsidRPr="00763844" w:rsidRDefault="00DC2837" w:rsidP="00D67F1D">
            <w:pPr>
              <w:ind w:right="43"/>
              <w:rPr>
                <w:sz w:val="18"/>
                <w:szCs w:val="18"/>
              </w:rPr>
            </w:pPr>
            <w:r w:rsidRPr="00763844">
              <w:rPr>
                <w:sz w:val="18"/>
                <w:szCs w:val="18"/>
              </w:rPr>
              <w:t>Latency to eat in novel environment; home cage feeding, % weight lost</w:t>
            </w:r>
          </w:p>
        </w:tc>
      </w:tr>
      <w:tr w:rsidR="00DC2837" w:rsidRPr="00763844" w14:paraId="4B92C8D6" w14:textId="77777777" w:rsidTr="00DC2837">
        <w:tc>
          <w:tcPr>
            <w:tcW w:w="982" w:type="pct"/>
          </w:tcPr>
          <w:p w14:paraId="1AFE86BC" w14:textId="08555D69" w:rsidR="00DC2837" w:rsidRPr="00763844" w:rsidRDefault="00DC2837" w:rsidP="00DC2837">
            <w:pPr>
              <w:ind w:left="137" w:right="142"/>
              <w:rPr>
                <w:sz w:val="18"/>
                <w:szCs w:val="18"/>
              </w:rPr>
            </w:pPr>
            <w:r w:rsidRPr="00763844">
              <w:rPr>
                <w:sz w:val="18"/>
                <w:szCs w:val="18"/>
              </w:rPr>
              <w:t>Hole Board Test (HBT)</w:t>
            </w:r>
          </w:p>
        </w:tc>
        <w:tc>
          <w:tcPr>
            <w:tcW w:w="1287" w:type="pct"/>
          </w:tcPr>
          <w:p w14:paraId="3183A29B" w14:textId="7E8EA196" w:rsidR="00DC2837" w:rsidRPr="00763844" w:rsidRDefault="00002439" w:rsidP="00DC2837">
            <w:pPr>
              <w:ind w:left="142" w:right="136"/>
              <w:rPr>
                <w:sz w:val="18"/>
                <w:szCs w:val="18"/>
              </w:rPr>
            </w:pPr>
            <w:r w:rsidRPr="00763844">
              <w:rPr>
                <w:sz w:val="18"/>
                <w:szCs w:val="18"/>
              </w:rPr>
              <w:t xml:space="preserve">Exploratory and anxiety-like </w:t>
            </w:r>
            <w:r w:rsidR="00761F84" w:rsidRPr="00763844">
              <w:rPr>
                <w:sz w:val="18"/>
                <w:szCs w:val="18"/>
              </w:rPr>
              <w:t>behaviours</w:t>
            </w:r>
          </w:p>
        </w:tc>
        <w:tc>
          <w:tcPr>
            <w:tcW w:w="1439" w:type="pct"/>
          </w:tcPr>
          <w:p w14:paraId="2201D2A7" w14:textId="7BDDAE44" w:rsidR="00DC2837" w:rsidRPr="00763844" w:rsidRDefault="00574674" w:rsidP="00D67F1D">
            <w:pPr>
              <w:rPr>
                <w:sz w:val="18"/>
                <w:szCs w:val="18"/>
              </w:rPr>
            </w:pPr>
            <w:r w:rsidRPr="00763844">
              <w:rPr>
                <w:sz w:val="18"/>
                <w:szCs w:val="18"/>
              </w:rPr>
              <w:t>Exploits natural tendency to explore novel environments and holes in the floor</w:t>
            </w:r>
          </w:p>
        </w:tc>
        <w:tc>
          <w:tcPr>
            <w:tcW w:w="1292" w:type="pct"/>
          </w:tcPr>
          <w:p w14:paraId="3AFB08F1" w14:textId="3CE37794" w:rsidR="00DC2837" w:rsidRPr="00763844" w:rsidRDefault="00E16AC8" w:rsidP="00D67F1D">
            <w:pPr>
              <w:ind w:right="43"/>
              <w:rPr>
                <w:sz w:val="18"/>
                <w:szCs w:val="18"/>
              </w:rPr>
            </w:pPr>
            <w:r w:rsidRPr="00763844">
              <w:rPr>
                <w:sz w:val="18"/>
                <w:szCs w:val="18"/>
              </w:rPr>
              <w:t xml:space="preserve">Number of head dips, duration of head dipping, latency to first </w:t>
            </w:r>
            <w:r w:rsidR="003C3482" w:rsidRPr="00763844">
              <w:rPr>
                <w:sz w:val="18"/>
                <w:szCs w:val="18"/>
              </w:rPr>
              <w:t xml:space="preserve">head dip, rearing frequency, </w:t>
            </w:r>
            <w:r w:rsidR="009D0C45" w:rsidRPr="00763844">
              <w:rPr>
                <w:sz w:val="18"/>
                <w:szCs w:val="18"/>
              </w:rPr>
              <w:t>number of crossings</w:t>
            </w:r>
          </w:p>
        </w:tc>
      </w:tr>
      <w:tr w:rsidR="004372A0" w:rsidRPr="00763844" w14:paraId="567E7E36" w14:textId="77777777" w:rsidTr="00DC2837">
        <w:tc>
          <w:tcPr>
            <w:tcW w:w="982" w:type="pct"/>
          </w:tcPr>
          <w:p w14:paraId="718F8CA7" w14:textId="4F9D37BE" w:rsidR="004372A0" w:rsidRPr="00763844" w:rsidRDefault="004372A0" w:rsidP="00DC2837">
            <w:pPr>
              <w:ind w:left="137" w:right="142"/>
              <w:rPr>
                <w:sz w:val="18"/>
                <w:szCs w:val="18"/>
              </w:rPr>
            </w:pPr>
            <w:r w:rsidRPr="00763844">
              <w:rPr>
                <w:sz w:val="18"/>
                <w:szCs w:val="18"/>
              </w:rPr>
              <w:lastRenderedPageBreak/>
              <w:t>Defensive Withdrawal Test (DWT).</w:t>
            </w:r>
          </w:p>
        </w:tc>
        <w:tc>
          <w:tcPr>
            <w:tcW w:w="1287" w:type="pct"/>
          </w:tcPr>
          <w:p w14:paraId="2B13C3ED" w14:textId="2BFBEF6B" w:rsidR="004372A0" w:rsidRPr="00763844" w:rsidRDefault="00684D8D" w:rsidP="00DC2837">
            <w:pPr>
              <w:ind w:left="142" w:right="136"/>
              <w:rPr>
                <w:sz w:val="18"/>
                <w:szCs w:val="18"/>
              </w:rPr>
            </w:pPr>
            <w:r w:rsidRPr="00763844">
              <w:rPr>
                <w:sz w:val="18"/>
                <w:szCs w:val="18"/>
              </w:rPr>
              <w:t>Anxiety-like and defensive behaviours</w:t>
            </w:r>
          </w:p>
        </w:tc>
        <w:tc>
          <w:tcPr>
            <w:tcW w:w="1439" w:type="pct"/>
          </w:tcPr>
          <w:p w14:paraId="30502C19" w14:textId="5A88E95C" w:rsidR="004372A0" w:rsidRPr="00763844" w:rsidRDefault="00E23E2F" w:rsidP="00D67F1D">
            <w:pPr>
              <w:rPr>
                <w:sz w:val="18"/>
                <w:szCs w:val="18"/>
              </w:rPr>
            </w:pPr>
            <w:r w:rsidRPr="00763844">
              <w:rPr>
                <w:sz w:val="18"/>
                <w:szCs w:val="18"/>
              </w:rPr>
              <w:t>Exploits the rodent’s innate preference for dark, enclosed spaces (safety) versus aversion to brightly lit open areas (threat)</w:t>
            </w:r>
          </w:p>
        </w:tc>
        <w:tc>
          <w:tcPr>
            <w:tcW w:w="1292" w:type="pct"/>
          </w:tcPr>
          <w:p w14:paraId="0EB87C20" w14:textId="212BF0E5" w:rsidR="004372A0" w:rsidRPr="00763844" w:rsidRDefault="001E4533" w:rsidP="00D67F1D">
            <w:pPr>
              <w:ind w:right="43"/>
              <w:rPr>
                <w:sz w:val="18"/>
                <w:szCs w:val="18"/>
              </w:rPr>
            </w:pPr>
            <w:r w:rsidRPr="00763844">
              <w:rPr>
                <w:sz w:val="18"/>
                <w:szCs w:val="18"/>
              </w:rPr>
              <w:t xml:space="preserve">Latency to exit dark chamber, </w:t>
            </w:r>
            <w:r w:rsidR="00BD487A" w:rsidRPr="00763844">
              <w:rPr>
                <w:sz w:val="18"/>
                <w:szCs w:val="18"/>
              </w:rPr>
              <w:t xml:space="preserve">time spent in open field, </w:t>
            </w:r>
            <w:r w:rsidR="008641E3" w:rsidRPr="00763844">
              <w:rPr>
                <w:sz w:val="18"/>
                <w:szCs w:val="18"/>
              </w:rPr>
              <w:t>number and duration of entries in open area, stretch-attend postures</w:t>
            </w:r>
            <w:r w:rsidR="00D67F1D" w:rsidRPr="00763844">
              <w:rPr>
                <w:sz w:val="18"/>
                <w:szCs w:val="18"/>
              </w:rPr>
              <w:t>, grooming or freezing episodes</w:t>
            </w:r>
          </w:p>
        </w:tc>
      </w:tr>
      <w:tr w:rsidR="00DC2837" w:rsidRPr="00763844" w14:paraId="3DFD2F0E" w14:textId="77777777" w:rsidTr="00763844">
        <w:tc>
          <w:tcPr>
            <w:tcW w:w="5000" w:type="pct"/>
            <w:gridSpan w:val="4"/>
            <w:tcBorders>
              <w:bottom w:val="single" w:sz="4" w:space="0" w:color="auto"/>
            </w:tcBorders>
            <w:shd w:val="clear" w:color="auto" w:fill="BBC3EA"/>
          </w:tcPr>
          <w:p w14:paraId="75439D79" w14:textId="77777777" w:rsidR="00DC2837" w:rsidRPr="00763844" w:rsidRDefault="00DC2837" w:rsidP="00763844">
            <w:pPr>
              <w:spacing w:after="0" w:line="276" w:lineRule="auto"/>
              <w:ind w:right="43"/>
              <w:rPr>
                <w:sz w:val="18"/>
                <w:szCs w:val="18"/>
              </w:rPr>
            </w:pPr>
            <w:r w:rsidRPr="00763844">
              <w:rPr>
                <w:i/>
                <w:iCs/>
                <w:sz w:val="18"/>
                <w:szCs w:val="18"/>
              </w:rPr>
              <w:t>Depression Assays</w:t>
            </w:r>
          </w:p>
        </w:tc>
      </w:tr>
      <w:tr w:rsidR="00DC2837" w:rsidRPr="00763844" w14:paraId="26B37478" w14:textId="77777777" w:rsidTr="00DC2837">
        <w:tc>
          <w:tcPr>
            <w:tcW w:w="982" w:type="pct"/>
            <w:tcBorders>
              <w:top w:val="single" w:sz="4" w:space="0" w:color="auto"/>
            </w:tcBorders>
          </w:tcPr>
          <w:p w14:paraId="35030EEB" w14:textId="77777777" w:rsidR="00DC2837" w:rsidRPr="00763844" w:rsidRDefault="00DC2837" w:rsidP="00DC2837">
            <w:pPr>
              <w:ind w:left="137" w:right="142"/>
              <w:rPr>
                <w:sz w:val="18"/>
                <w:szCs w:val="18"/>
              </w:rPr>
            </w:pPr>
            <w:r w:rsidRPr="00763844">
              <w:rPr>
                <w:sz w:val="18"/>
                <w:szCs w:val="18"/>
              </w:rPr>
              <w:t>Sucrose Preference Test (SPT)</w:t>
            </w:r>
          </w:p>
        </w:tc>
        <w:tc>
          <w:tcPr>
            <w:tcW w:w="1287" w:type="pct"/>
            <w:tcBorders>
              <w:top w:val="single" w:sz="4" w:space="0" w:color="auto"/>
            </w:tcBorders>
          </w:tcPr>
          <w:p w14:paraId="51601740" w14:textId="77777777" w:rsidR="00DC2837" w:rsidRPr="00763844" w:rsidRDefault="00DC2837" w:rsidP="00DC2837">
            <w:pPr>
              <w:ind w:left="142" w:right="136"/>
              <w:rPr>
                <w:sz w:val="18"/>
                <w:szCs w:val="18"/>
              </w:rPr>
            </w:pPr>
            <w:r w:rsidRPr="00763844">
              <w:rPr>
                <w:sz w:val="18"/>
                <w:szCs w:val="18"/>
              </w:rPr>
              <w:t>Anhedonia, motivation, depression-like emotional states</w:t>
            </w:r>
          </w:p>
        </w:tc>
        <w:tc>
          <w:tcPr>
            <w:tcW w:w="1439" w:type="pct"/>
            <w:tcBorders>
              <w:top w:val="single" w:sz="4" w:space="0" w:color="auto"/>
            </w:tcBorders>
          </w:tcPr>
          <w:p w14:paraId="6E68CFD5" w14:textId="77777777" w:rsidR="00DC2837" w:rsidRPr="00763844" w:rsidRDefault="00DC2837" w:rsidP="00D67F1D">
            <w:pPr>
              <w:rPr>
                <w:sz w:val="18"/>
                <w:szCs w:val="18"/>
              </w:rPr>
            </w:pPr>
            <w:r w:rsidRPr="00763844">
              <w:rPr>
                <w:sz w:val="18"/>
                <w:szCs w:val="18"/>
              </w:rPr>
              <w:t>Measures loss of pleasure via reduced preference for palatable sweet solutions</w:t>
            </w:r>
          </w:p>
        </w:tc>
        <w:tc>
          <w:tcPr>
            <w:tcW w:w="1292" w:type="pct"/>
            <w:tcBorders>
              <w:top w:val="single" w:sz="4" w:space="0" w:color="auto"/>
            </w:tcBorders>
          </w:tcPr>
          <w:p w14:paraId="45FA1990" w14:textId="77777777" w:rsidR="00DC2837" w:rsidRPr="00763844" w:rsidRDefault="00DC2837" w:rsidP="00D67F1D">
            <w:pPr>
              <w:ind w:right="43"/>
              <w:rPr>
                <w:sz w:val="18"/>
                <w:szCs w:val="18"/>
              </w:rPr>
            </w:pPr>
            <w:r w:rsidRPr="00763844">
              <w:rPr>
                <w:sz w:val="18"/>
                <w:szCs w:val="18"/>
              </w:rPr>
              <w:t>Sucrose preference rate (sucrose consumption / total liquid intake) (%); total drinking times</w:t>
            </w:r>
          </w:p>
        </w:tc>
      </w:tr>
      <w:tr w:rsidR="00DC2837" w:rsidRPr="00763844" w14:paraId="2313CA73" w14:textId="77777777" w:rsidTr="00DC2837">
        <w:tc>
          <w:tcPr>
            <w:tcW w:w="982" w:type="pct"/>
          </w:tcPr>
          <w:p w14:paraId="4D87DA30" w14:textId="77777777" w:rsidR="00DC2837" w:rsidRPr="00763844" w:rsidRDefault="00DC2837" w:rsidP="00DC2837">
            <w:pPr>
              <w:ind w:left="137" w:right="142"/>
              <w:rPr>
                <w:sz w:val="18"/>
                <w:szCs w:val="18"/>
              </w:rPr>
            </w:pPr>
            <w:r w:rsidRPr="00763844">
              <w:rPr>
                <w:sz w:val="18"/>
                <w:szCs w:val="18"/>
              </w:rPr>
              <w:t>Forced Swim Test (FST)</w:t>
            </w:r>
          </w:p>
        </w:tc>
        <w:tc>
          <w:tcPr>
            <w:tcW w:w="1287" w:type="pct"/>
          </w:tcPr>
          <w:p w14:paraId="6FCA3EEC" w14:textId="77777777" w:rsidR="00DC2837" w:rsidRPr="00763844" w:rsidRDefault="00DC2837" w:rsidP="00DC2837">
            <w:pPr>
              <w:ind w:left="142" w:right="136"/>
              <w:rPr>
                <w:sz w:val="18"/>
                <w:szCs w:val="18"/>
              </w:rPr>
            </w:pPr>
            <w:r w:rsidRPr="00763844">
              <w:rPr>
                <w:sz w:val="18"/>
                <w:szCs w:val="18"/>
              </w:rPr>
              <w:t>Behavioural despair, antidepressant efficacy</w:t>
            </w:r>
          </w:p>
        </w:tc>
        <w:tc>
          <w:tcPr>
            <w:tcW w:w="1439" w:type="pct"/>
          </w:tcPr>
          <w:p w14:paraId="3CDCDB9F" w14:textId="77777777" w:rsidR="00DC2837" w:rsidRPr="00763844" w:rsidRDefault="00DC2837" w:rsidP="00D67F1D">
            <w:pPr>
              <w:rPr>
                <w:sz w:val="18"/>
                <w:szCs w:val="18"/>
              </w:rPr>
            </w:pPr>
            <w:r w:rsidRPr="00763844">
              <w:rPr>
                <w:sz w:val="18"/>
                <w:szCs w:val="18"/>
              </w:rPr>
              <w:t>Measures immobility when escape is impossible, interpreted as “giving up”</w:t>
            </w:r>
          </w:p>
        </w:tc>
        <w:tc>
          <w:tcPr>
            <w:tcW w:w="1292" w:type="pct"/>
          </w:tcPr>
          <w:p w14:paraId="7FE22E36" w14:textId="77777777" w:rsidR="00DC2837" w:rsidRPr="00763844" w:rsidRDefault="00DC2837" w:rsidP="00D67F1D">
            <w:pPr>
              <w:ind w:right="43"/>
              <w:rPr>
                <w:sz w:val="18"/>
                <w:szCs w:val="18"/>
              </w:rPr>
            </w:pPr>
            <w:r w:rsidRPr="00763844">
              <w:rPr>
                <w:sz w:val="18"/>
                <w:szCs w:val="18"/>
              </w:rPr>
              <w:t>Immobility time (s) (or mobility time)</w:t>
            </w:r>
          </w:p>
        </w:tc>
      </w:tr>
      <w:tr w:rsidR="00DC2837" w:rsidRPr="00763844" w14:paraId="5E99F5A1" w14:textId="77777777" w:rsidTr="00DC2837">
        <w:tc>
          <w:tcPr>
            <w:tcW w:w="982" w:type="pct"/>
          </w:tcPr>
          <w:p w14:paraId="494A68C8" w14:textId="77777777" w:rsidR="00DC2837" w:rsidRPr="00763844" w:rsidRDefault="00DC2837" w:rsidP="00DC2837">
            <w:pPr>
              <w:ind w:left="137" w:right="142"/>
              <w:rPr>
                <w:sz w:val="18"/>
                <w:szCs w:val="18"/>
              </w:rPr>
            </w:pPr>
            <w:r w:rsidRPr="00763844">
              <w:rPr>
                <w:sz w:val="18"/>
                <w:szCs w:val="18"/>
              </w:rPr>
              <w:t>Tail Suspension Test (TST)</w:t>
            </w:r>
          </w:p>
        </w:tc>
        <w:tc>
          <w:tcPr>
            <w:tcW w:w="1287" w:type="pct"/>
          </w:tcPr>
          <w:p w14:paraId="46A293AD" w14:textId="77777777" w:rsidR="00DC2837" w:rsidRPr="00763844" w:rsidRDefault="00DC2837" w:rsidP="00DC2837">
            <w:pPr>
              <w:ind w:left="142" w:right="136"/>
              <w:rPr>
                <w:sz w:val="18"/>
                <w:szCs w:val="18"/>
              </w:rPr>
            </w:pPr>
            <w:r w:rsidRPr="00763844">
              <w:rPr>
                <w:sz w:val="18"/>
                <w:szCs w:val="18"/>
              </w:rPr>
              <w:t>Behavioural despair, antidepressant efficacy</w:t>
            </w:r>
          </w:p>
        </w:tc>
        <w:tc>
          <w:tcPr>
            <w:tcW w:w="1439" w:type="pct"/>
          </w:tcPr>
          <w:p w14:paraId="66083793" w14:textId="77777777" w:rsidR="00DC2837" w:rsidRPr="00763844" w:rsidRDefault="00DC2837" w:rsidP="00D67F1D">
            <w:pPr>
              <w:rPr>
                <w:sz w:val="18"/>
                <w:szCs w:val="18"/>
              </w:rPr>
            </w:pPr>
            <w:r w:rsidRPr="00763844">
              <w:rPr>
                <w:sz w:val="18"/>
                <w:szCs w:val="18"/>
              </w:rPr>
              <w:t>Measures immobility when suspended by tail in inescapable situation</w:t>
            </w:r>
          </w:p>
        </w:tc>
        <w:tc>
          <w:tcPr>
            <w:tcW w:w="1292" w:type="pct"/>
          </w:tcPr>
          <w:p w14:paraId="6448F989" w14:textId="77777777" w:rsidR="00DC2837" w:rsidRPr="00763844" w:rsidRDefault="00DC2837" w:rsidP="00D67F1D">
            <w:pPr>
              <w:ind w:right="43"/>
              <w:rPr>
                <w:sz w:val="18"/>
                <w:szCs w:val="18"/>
              </w:rPr>
            </w:pPr>
            <w:r w:rsidRPr="00763844">
              <w:rPr>
                <w:sz w:val="18"/>
                <w:szCs w:val="18"/>
              </w:rPr>
              <w:t>Immobility time (s) (or mobility time)</w:t>
            </w:r>
          </w:p>
        </w:tc>
      </w:tr>
    </w:tbl>
    <w:p w14:paraId="362F3FCF" w14:textId="4B9D3902" w:rsidR="00F63173" w:rsidRPr="00C831AA" w:rsidRDefault="00F63173" w:rsidP="00884553">
      <w:pPr>
        <w:spacing w:after="0"/>
      </w:pPr>
    </w:p>
    <w:p w14:paraId="69A0DF62" w14:textId="77777777" w:rsidR="00F63173" w:rsidRPr="00C831AA" w:rsidRDefault="00F63173">
      <w:pPr>
        <w:spacing w:after="160" w:line="279" w:lineRule="auto"/>
      </w:pPr>
      <w:r w:rsidRPr="00C831AA">
        <w:br w:type="page"/>
      </w:r>
    </w:p>
    <w:p w14:paraId="4E703763" w14:textId="531315A7" w:rsidR="0027030D" w:rsidRPr="00C831AA" w:rsidRDefault="0027030D" w:rsidP="0027030D">
      <w:pPr>
        <w:pStyle w:val="Heading1"/>
      </w:pPr>
      <w:r w:rsidRPr="00C831AA">
        <w:lastRenderedPageBreak/>
        <w:t xml:space="preserve">Appendix </w:t>
      </w:r>
      <w:r w:rsidR="00BA3E76" w:rsidRPr="00C831AA">
        <w:t>3</w:t>
      </w:r>
      <w:r w:rsidRPr="00C831AA">
        <w:t xml:space="preserve">. </w:t>
      </w:r>
      <w:r w:rsidR="00BA3E76" w:rsidRPr="00C831AA">
        <w:t>CRIME-Q</w:t>
      </w:r>
      <w:r w:rsidR="00773F26" w:rsidRPr="00C831AA">
        <w:t xml:space="preserve"> </w:t>
      </w:r>
    </w:p>
    <w:p w14:paraId="4209BA17" w14:textId="77777777" w:rsidR="0027030D" w:rsidRPr="00C831AA" w:rsidRDefault="0027030D" w:rsidP="0027030D">
      <w:pPr>
        <w:spacing w:after="0"/>
        <w:rPr>
          <w:b/>
          <w:bCs/>
        </w:rPr>
      </w:pPr>
    </w:p>
    <w:p w14:paraId="2AD638BF" w14:textId="7AB9A197" w:rsidR="00C51E1D" w:rsidRPr="00C51E1D" w:rsidRDefault="0027030D" w:rsidP="00C364D1">
      <w:pPr>
        <w:pStyle w:val="Heading3"/>
      </w:pPr>
      <w:r w:rsidRPr="00C831AA">
        <w:t>Common assays and outcomes to evaluate anxiety- and depression-like behaviours</w:t>
      </w:r>
    </w:p>
    <w:tbl>
      <w:tblPr>
        <w:tblW w:w="5000" w:type="pct"/>
        <w:tblLayout w:type="fixed"/>
        <w:tblLook w:val="04A0" w:firstRow="1" w:lastRow="0" w:firstColumn="1" w:lastColumn="0" w:noHBand="0" w:noVBand="1"/>
      </w:tblPr>
      <w:tblGrid>
        <w:gridCol w:w="852"/>
        <w:gridCol w:w="1984"/>
        <w:gridCol w:w="708"/>
        <w:gridCol w:w="2834"/>
        <w:gridCol w:w="2982"/>
      </w:tblGrid>
      <w:tr w:rsidR="00763844" w:rsidRPr="00763844" w14:paraId="5BBEE1C1" w14:textId="77777777" w:rsidTr="1C2708FE">
        <w:trPr>
          <w:trHeight w:val="320"/>
        </w:trPr>
        <w:tc>
          <w:tcPr>
            <w:tcW w:w="455" w:type="pct"/>
            <w:tcBorders>
              <w:top w:val="single" w:sz="12" w:space="0" w:color="auto"/>
              <w:left w:val="nil"/>
              <w:bottom w:val="single" w:sz="4" w:space="0" w:color="auto"/>
              <w:right w:val="nil"/>
            </w:tcBorders>
            <w:shd w:val="clear" w:color="auto" w:fill="BBC3EA"/>
            <w:hideMark/>
          </w:tcPr>
          <w:p w14:paraId="5E37C2C1" w14:textId="77777777" w:rsidR="00BB6D0B" w:rsidRPr="00BB6D0B" w:rsidRDefault="00BB6D0B" w:rsidP="00763844">
            <w:pPr>
              <w:spacing w:after="0" w:line="276" w:lineRule="auto"/>
              <w:rPr>
                <w:rFonts w:eastAsia="Times New Roman"/>
                <w:b/>
                <w:bCs/>
                <w:color w:val="000000"/>
                <w:sz w:val="18"/>
                <w:szCs w:val="18"/>
                <w:lang w:val="en-CA" w:eastAsia="en-US"/>
              </w:rPr>
            </w:pPr>
            <w:r w:rsidRPr="00BB6D0B">
              <w:rPr>
                <w:rFonts w:eastAsia="Times New Roman"/>
                <w:b/>
                <w:bCs/>
                <w:color w:val="000000"/>
                <w:sz w:val="18"/>
                <w:szCs w:val="18"/>
                <w:lang w:val="en-CA" w:eastAsia="en-US"/>
              </w:rPr>
              <w:t>Items</w:t>
            </w:r>
          </w:p>
        </w:tc>
        <w:tc>
          <w:tcPr>
            <w:tcW w:w="1060" w:type="pct"/>
            <w:tcBorders>
              <w:top w:val="single" w:sz="12" w:space="0" w:color="auto"/>
              <w:left w:val="nil"/>
              <w:bottom w:val="single" w:sz="4" w:space="0" w:color="auto"/>
              <w:right w:val="nil"/>
            </w:tcBorders>
            <w:shd w:val="clear" w:color="auto" w:fill="BBC3EA"/>
            <w:hideMark/>
          </w:tcPr>
          <w:p w14:paraId="1C3741C1" w14:textId="77777777" w:rsidR="00BB6D0B" w:rsidRPr="00BB6D0B" w:rsidRDefault="00BB6D0B" w:rsidP="00763844">
            <w:pPr>
              <w:spacing w:after="0" w:line="276" w:lineRule="auto"/>
              <w:rPr>
                <w:rFonts w:eastAsia="Times New Roman"/>
                <w:b/>
                <w:bCs/>
                <w:color w:val="000000"/>
                <w:sz w:val="18"/>
                <w:szCs w:val="18"/>
                <w:lang w:val="en-CA" w:eastAsia="en-US"/>
              </w:rPr>
            </w:pPr>
            <w:r w:rsidRPr="00BB6D0B">
              <w:rPr>
                <w:rFonts w:eastAsia="Times New Roman"/>
                <w:b/>
                <w:bCs/>
                <w:color w:val="000000"/>
                <w:sz w:val="18"/>
                <w:szCs w:val="18"/>
                <w:lang w:val="en-CA" w:eastAsia="en-US"/>
              </w:rPr>
              <w:t> </w:t>
            </w:r>
          </w:p>
        </w:tc>
        <w:tc>
          <w:tcPr>
            <w:tcW w:w="378" w:type="pct"/>
            <w:tcBorders>
              <w:top w:val="single" w:sz="12" w:space="0" w:color="auto"/>
              <w:left w:val="nil"/>
              <w:bottom w:val="single" w:sz="4" w:space="0" w:color="auto"/>
              <w:right w:val="nil"/>
            </w:tcBorders>
            <w:shd w:val="clear" w:color="auto" w:fill="BBC3EA"/>
            <w:hideMark/>
          </w:tcPr>
          <w:p w14:paraId="0EE24236" w14:textId="77777777" w:rsidR="00BB6D0B" w:rsidRPr="00BB6D0B" w:rsidRDefault="00BB6D0B" w:rsidP="00763844">
            <w:pPr>
              <w:spacing w:after="0" w:line="276" w:lineRule="auto"/>
              <w:rPr>
                <w:rFonts w:eastAsia="Times New Roman"/>
                <w:b/>
                <w:bCs/>
                <w:color w:val="000000"/>
                <w:sz w:val="18"/>
                <w:szCs w:val="18"/>
                <w:lang w:val="en-CA" w:eastAsia="en-US"/>
              </w:rPr>
            </w:pPr>
            <w:r w:rsidRPr="00BB6D0B">
              <w:rPr>
                <w:rFonts w:eastAsia="Times New Roman"/>
                <w:b/>
                <w:bCs/>
                <w:color w:val="000000"/>
                <w:sz w:val="18"/>
                <w:szCs w:val="18"/>
                <w:lang w:val="en-CA" w:eastAsia="en-US"/>
              </w:rPr>
              <w:t>Type</w:t>
            </w:r>
          </w:p>
        </w:tc>
        <w:tc>
          <w:tcPr>
            <w:tcW w:w="1514" w:type="pct"/>
            <w:tcBorders>
              <w:top w:val="single" w:sz="12" w:space="0" w:color="auto"/>
              <w:left w:val="nil"/>
              <w:bottom w:val="single" w:sz="4" w:space="0" w:color="auto"/>
              <w:right w:val="nil"/>
            </w:tcBorders>
            <w:shd w:val="clear" w:color="auto" w:fill="BBC3EA"/>
            <w:hideMark/>
          </w:tcPr>
          <w:p w14:paraId="1912D4D5" w14:textId="77777777" w:rsidR="00BB6D0B" w:rsidRPr="00BB6D0B" w:rsidRDefault="00BB6D0B" w:rsidP="00763844">
            <w:pPr>
              <w:spacing w:after="0" w:line="276" w:lineRule="auto"/>
              <w:rPr>
                <w:rFonts w:eastAsia="Times New Roman"/>
                <w:b/>
                <w:bCs/>
                <w:color w:val="000000"/>
                <w:sz w:val="18"/>
                <w:szCs w:val="18"/>
                <w:lang w:val="en-CA" w:eastAsia="en-US"/>
              </w:rPr>
            </w:pPr>
            <w:r w:rsidRPr="00BB6D0B">
              <w:rPr>
                <w:rFonts w:eastAsia="Times New Roman"/>
                <w:b/>
                <w:bCs/>
                <w:color w:val="000000"/>
                <w:sz w:val="18"/>
                <w:szCs w:val="18"/>
                <w:lang w:val="en-CA" w:eastAsia="en-US"/>
              </w:rPr>
              <w:t>Questions</w:t>
            </w:r>
          </w:p>
        </w:tc>
        <w:tc>
          <w:tcPr>
            <w:tcW w:w="1593" w:type="pct"/>
            <w:tcBorders>
              <w:top w:val="single" w:sz="12" w:space="0" w:color="auto"/>
              <w:left w:val="nil"/>
              <w:bottom w:val="single" w:sz="4" w:space="0" w:color="auto"/>
              <w:right w:val="nil"/>
            </w:tcBorders>
            <w:shd w:val="clear" w:color="auto" w:fill="BBC3EA"/>
            <w:hideMark/>
          </w:tcPr>
          <w:p w14:paraId="027BA03C" w14:textId="77777777" w:rsidR="00BB6D0B" w:rsidRPr="00BB6D0B" w:rsidRDefault="00BB6D0B" w:rsidP="00763844">
            <w:pPr>
              <w:spacing w:after="0" w:line="276" w:lineRule="auto"/>
              <w:rPr>
                <w:rFonts w:eastAsia="Times New Roman"/>
                <w:b/>
                <w:bCs/>
                <w:color w:val="000000"/>
                <w:sz w:val="18"/>
                <w:szCs w:val="18"/>
                <w:lang w:val="en-CA" w:eastAsia="en-US"/>
              </w:rPr>
            </w:pPr>
            <w:r w:rsidRPr="00BB6D0B">
              <w:rPr>
                <w:rFonts w:eastAsia="Times New Roman"/>
                <w:b/>
                <w:bCs/>
                <w:color w:val="000000"/>
                <w:sz w:val="18"/>
                <w:szCs w:val="18"/>
                <w:lang w:val="en-CA" w:eastAsia="en-US"/>
              </w:rPr>
              <w:t>Criteria and Coding</w:t>
            </w:r>
          </w:p>
        </w:tc>
      </w:tr>
      <w:tr w:rsidR="0055174B" w:rsidRPr="00763844" w14:paraId="6593C057" w14:textId="77777777" w:rsidTr="1C2708FE">
        <w:trPr>
          <w:trHeight w:val="640"/>
        </w:trPr>
        <w:tc>
          <w:tcPr>
            <w:tcW w:w="455" w:type="pct"/>
            <w:tcBorders>
              <w:top w:val="single" w:sz="4" w:space="0" w:color="auto"/>
              <w:left w:val="nil"/>
              <w:bottom w:val="nil"/>
              <w:right w:val="nil"/>
            </w:tcBorders>
            <w:hideMark/>
          </w:tcPr>
          <w:p w14:paraId="44E79FA7" w14:textId="77777777" w:rsidR="00BB6D0B" w:rsidRPr="00BB6D0B" w:rsidRDefault="00BB6D0B" w:rsidP="00510BE7">
            <w:pPr>
              <w:spacing w:after="0"/>
              <w:jc w:val="right"/>
              <w:rPr>
                <w:rFonts w:eastAsia="Times New Roman"/>
                <w:color w:val="000000"/>
                <w:sz w:val="18"/>
                <w:szCs w:val="18"/>
                <w:lang w:val="en-CA" w:eastAsia="en-US"/>
              </w:rPr>
            </w:pPr>
            <w:r w:rsidRPr="00BB6D0B">
              <w:rPr>
                <w:rFonts w:eastAsia="Times New Roman"/>
                <w:color w:val="000000"/>
                <w:sz w:val="18"/>
                <w:szCs w:val="18"/>
                <w:lang w:val="en-CA" w:eastAsia="en-US"/>
              </w:rPr>
              <w:t>0</w:t>
            </w:r>
          </w:p>
        </w:tc>
        <w:tc>
          <w:tcPr>
            <w:tcW w:w="1060" w:type="pct"/>
            <w:tcBorders>
              <w:top w:val="single" w:sz="4" w:space="0" w:color="auto"/>
              <w:left w:val="nil"/>
              <w:bottom w:val="nil"/>
              <w:right w:val="nil"/>
            </w:tcBorders>
            <w:hideMark/>
          </w:tcPr>
          <w:p w14:paraId="04E4A1C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study_id</w:t>
            </w:r>
          </w:p>
        </w:tc>
        <w:tc>
          <w:tcPr>
            <w:tcW w:w="378" w:type="pct"/>
            <w:tcBorders>
              <w:top w:val="single" w:sz="4" w:space="0" w:color="auto"/>
              <w:left w:val="nil"/>
              <w:bottom w:val="nil"/>
              <w:right w:val="nil"/>
            </w:tcBorders>
            <w:hideMark/>
          </w:tcPr>
          <w:p w14:paraId="521F66DF" w14:textId="02FAC816" w:rsidR="00BB6D0B" w:rsidRPr="00BB6D0B" w:rsidRDefault="00BA1C5C" w:rsidP="00510BE7">
            <w:pPr>
              <w:spacing w:after="0"/>
              <w:rPr>
                <w:rFonts w:eastAsia="Times New Roman"/>
                <w:color w:val="000000"/>
                <w:sz w:val="18"/>
                <w:szCs w:val="18"/>
                <w:lang w:val="en-CA" w:eastAsia="en-US"/>
              </w:rPr>
            </w:pPr>
            <w:r w:rsidRPr="00763844">
              <w:rPr>
                <w:rFonts w:eastAsia="Times New Roman"/>
                <w:color w:val="000000"/>
                <w:sz w:val="18"/>
                <w:szCs w:val="18"/>
                <w:lang w:val="en-CA" w:eastAsia="en-US"/>
              </w:rPr>
              <w:t>ID</w:t>
            </w:r>
          </w:p>
        </w:tc>
        <w:tc>
          <w:tcPr>
            <w:tcW w:w="1514" w:type="pct"/>
            <w:tcBorders>
              <w:top w:val="single" w:sz="4" w:space="0" w:color="auto"/>
              <w:left w:val="nil"/>
              <w:bottom w:val="nil"/>
              <w:right w:val="nil"/>
            </w:tcBorders>
            <w:hideMark/>
          </w:tcPr>
          <w:p w14:paraId="19BA6476"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What is the unique identifier for the study?</w:t>
            </w:r>
          </w:p>
        </w:tc>
        <w:tc>
          <w:tcPr>
            <w:tcW w:w="1593" w:type="pct"/>
            <w:tcBorders>
              <w:top w:val="single" w:sz="4" w:space="0" w:color="auto"/>
              <w:left w:val="nil"/>
              <w:bottom w:val="nil"/>
              <w:right w:val="nil"/>
            </w:tcBorders>
            <w:hideMark/>
          </w:tcPr>
          <w:p w14:paraId="1EACC87A" w14:textId="77777777"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The format will be, in lower case, “first author_year_journal abbreviation.” E.g., smith_2023_jneurosc</w:t>
            </w:r>
          </w:p>
        </w:tc>
      </w:tr>
      <w:tr w:rsidR="0055174B" w:rsidRPr="00763844" w14:paraId="6331C204" w14:textId="77777777" w:rsidTr="1C2708FE">
        <w:trPr>
          <w:trHeight w:val="320"/>
        </w:trPr>
        <w:tc>
          <w:tcPr>
            <w:tcW w:w="455" w:type="pct"/>
            <w:tcBorders>
              <w:top w:val="nil"/>
              <w:left w:val="nil"/>
              <w:right w:val="nil"/>
            </w:tcBorders>
            <w:hideMark/>
          </w:tcPr>
          <w:p w14:paraId="7046C981" w14:textId="77777777" w:rsidR="00BB6D0B" w:rsidRPr="00BB6D0B" w:rsidRDefault="00BB6D0B" w:rsidP="00510BE7">
            <w:pPr>
              <w:spacing w:after="0"/>
              <w:jc w:val="right"/>
              <w:rPr>
                <w:rFonts w:eastAsia="Times New Roman"/>
                <w:color w:val="000000"/>
                <w:sz w:val="18"/>
                <w:szCs w:val="18"/>
                <w:lang w:val="en-CA" w:eastAsia="en-US"/>
              </w:rPr>
            </w:pPr>
            <w:r w:rsidRPr="00BB6D0B">
              <w:rPr>
                <w:rFonts w:eastAsia="Times New Roman"/>
                <w:color w:val="000000"/>
                <w:sz w:val="18"/>
                <w:szCs w:val="18"/>
                <w:lang w:val="en-CA" w:eastAsia="en-US"/>
              </w:rPr>
              <w:t>0</w:t>
            </w:r>
          </w:p>
        </w:tc>
        <w:tc>
          <w:tcPr>
            <w:tcW w:w="1060" w:type="pct"/>
            <w:tcBorders>
              <w:top w:val="nil"/>
              <w:left w:val="nil"/>
              <w:right w:val="nil"/>
            </w:tcBorders>
            <w:hideMark/>
          </w:tcPr>
          <w:p w14:paraId="66AD5C6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title</w:t>
            </w:r>
          </w:p>
        </w:tc>
        <w:tc>
          <w:tcPr>
            <w:tcW w:w="378" w:type="pct"/>
            <w:tcBorders>
              <w:top w:val="nil"/>
              <w:left w:val="nil"/>
              <w:right w:val="nil"/>
            </w:tcBorders>
            <w:hideMark/>
          </w:tcPr>
          <w:p w14:paraId="23BE2BD7" w14:textId="0EADBC19" w:rsidR="00BB6D0B" w:rsidRPr="00BB6D0B" w:rsidRDefault="00BA1C5C" w:rsidP="00510BE7">
            <w:pPr>
              <w:spacing w:after="0"/>
              <w:rPr>
                <w:rFonts w:eastAsia="Times New Roman"/>
                <w:color w:val="000000"/>
                <w:sz w:val="18"/>
                <w:szCs w:val="18"/>
                <w:lang w:val="en-CA" w:eastAsia="en-US"/>
              </w:rPr>
            </w:pPr>
            <w:r w:rsidRPr="00763844">
              <w:rPr>
                <w:rFonts w:eastAsia="Times New Roman"/>
                <w:color w:val="000000"/>
                <w:sz w:val="18"/>
                <w:szCs w:val="18"/>
                <w:lang w:val="en-CA" w:eastAsia="en-US"/>
              </w:rPr>
              <w:t>ID</w:t>
            </w:r>
          </w:p>
        </w:tc>
        <w:tc>
          <w:tcPr>
            <w:tcW w:w="1514" w:type="pct"/>
            <w:tcBorders>
              <w:top w:val="nil"/>
              <w:left w:val="nil"/>
              <w:right w:val="nil"/>
            </w:tcBorders>
            <w:hideMark/>
          </w:tcPr>
          <w:p w14:paraId="51A4A3D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Title of the study</w:t>
            </w:r>
          </w:p>
        </w:tc>
        <w:tc>
          <w:tcPr>
            <w:tcW w:w="1593" w:type="pct"/>
            <w:tcBorders>
              <w:top w:val="nil"/>
              <w:left w:val="nil"/>
              <w:right w:val="nil"/>
            </w:tcBorders>
            <w:hideMark/>
          </w:tcPr>
          <w:p w14:paraId="342DFC3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Copy the title of the study</w:t>
            </w:r>
          </w:p>
        </w:tc>
      </w:tr>
      <w:tr w:rsidR="00510BE7" w:rsidRPr="00763844" w14:paraId="668B25FF" w14:textId="77777777" w:rsidTr="1C2708FE">
        <w:trPr>
          <w:trHeight w:val="223"/>
        </w:trPr>
        <w:tc>
          <w:tcPr>
            <w:tcW w:w="5000" w:type="pct"/>
            <w:gridSpan w:val="5"/>
            <w:tcBorders>
              <w:top w:val="nil"/>
              <w:left w:val="nil"/>
              <w:bottom w:val="single" w:sz="4" w:space="0" w:color="auto"/>
              <w:right w:val="nil"/>
            </w:tcBorders>
            <w:shd w:val="clear" w:color="auto" w:fill="BBC3EA"/>
            <w:hideMark/>
          </w:tcPr>
          <w:p w14:paraId="4A5629B7" w14:textId="7A9AC8FF" w:rsidR="00510BE7" w:rsidRPr="00BB6D0B" w:rsidRDefault="00510BE7" w:rsidP="00763844">
            <w:pPr>
              <w:spacing w:after="0" w:line="276" w:lineRule="auto"/>
              <w:rPr>
                <w:rFonts w:eastAsia="Times New Roman"/>
                <w:color w:val="auto"/>
                <w:sz w:val="18"/>
                <w:szCs w:val="18"/>
                <w:lang w:val="en-CA" w:eastAsia="en-US"/>
              </w:rPr>
            </w:pPr>
            <w:r w:rsidRPr="00BB6D0B">
              <w:rPr>
                <w:rFonts w:eastAsia="Times New Roman"/>
                <w:b/>
                <w:bCs/>
                <w:color w:val="000000"/>
                <w:sz w:val="18"/>
                <w:szCs w:val="18"/>
                <w:lang w:val="en-CA" w:eastAsia="en-US"/>
              </w:rPr>
              <w:t>CRIME-Q Items</w:t>
            </w:r>
          </w:p>
        </w:tc>
      </w:tr>
      <w:tr w:rsidR="0055174B" w:rsidRPr="00763844" w14:paraId="37E694B9" w14:textId="77777777" w:rsidTr="1C2708FE">
        <w:trPr>
          <w:trHeight w:val="640"/>
        </w:trPr>
        <w:tc>
          <w:tcPr>
            <w:tcW w:w="455" w:type="pct"/>
            <w:tcBorders>
              <w:top w:val="single" w:sz="4" w:space="0" w:color="auto"/>
              <w:left w:val="nil"/>
              <w:bottom w:val="nil"/>
              <w:right w:val="nil"/>
            </w:tcBorders>
            <w:hideMark/>
          </w:tcPr>
          <w:p w14:paraId="033DA3A6"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1X</w:t>
            </w:r>
          </w:p>
        </w:tc>
        <w:tc>
          <w:tcPr>
            <w:tcW w:w="1060" w:type="pct"/>
            <w:tcBorders>
              <w:top w:val="single" w:sz="4" w:space="0" w:color="auto"/>
              <w:left w:val="nil"/>
              <w:bottom w:val="nil"/>
              <w:right w:val="nil"/>
            </w:tcBorders>
            <w:hideMark/>
          </w:tcPr>
          <w:p w14:paraId="6EBBBC0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peer_review</w:t>
            </w:r>
          </w:p>
        </w:tc>
        <w:tc>
          <w:tcPr>
            <w:tcW w:w="378" w:type="pct"/>
            <w:tcBorders>
              <w:top w:val="single" w:sz="4" w:space="0" w:color="auto"/>
              <w:left w:val="nil"/>
              <w:bottom w:val="nil"/>
              <w:right w:val="nil"/>
            </w:tcBorders>
            <w:hideMark/>
          </w:tcPr>
          <w:p w14:paraId="3328E5C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single" w:sz="4" w:space="0" w:color="auto"/>
              <w:left w:val="nil"/>
              <w:bottom w:val="nil"/>
              <w:right w:val="nil"/>
            </w:tcBorders>
            <w:hideMark/>
          </w:tcPr>
          <w:p w14:paraId="4305067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paper undergo peer review prior to publication? Peer review might be useful for detecting errors or fraud. </w:t>
            </w:r>
            <w:r w:rsidRPr="00BB6D0B">
              <w:rPr>
                <w:rFonts w:eastAsia="Times New Roman"/>
                <w:b/>
                <w:bCs/>
                <w:color w:val="000000"/>
                <w:sz w:val="18"/>
                <w:szCs w:val="18"/>
                <w:lang w:val="en-CA" w:eastAsia="en-US"/>
              </w:rPr>
              <w:t>Yes/No</w:t>
            </w:r>
          </w:p>
        </w:tc>
        <w:tc>
          <w:tcPr>
            <w:tcW w:w="1593" w:type="pct"/>
            <w:tcBorders>
              <w:top w:val="single" w:sz="4" w:space="0" w:color="auto"/>
              <w:left w:val="nil"/>
              <w:bottom w:val="nil"/>
              <w:right w:val="nil"/>
            </w:tcBorders>
            <w:hideMark/>
          </w:tcPr>
          <w:p w14:paraId="32D531D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Code </w:t>
            </w:r>
            <w:r w:rsidRPr="00BB6D0B">
              <w:rPr>
                <w:rFonts w:eastAsia="Times New Roman"/>
                <w:b/>
                <w:bCs/>
                <w:color w:val="000000"/>
                <w:sz w:val="18"/>
                <w:szCs w:val="18"/>
                <w:lang w:val="en-CA" w:eastAsia="en-US"/>
              </w:rPr>
              <w:t>“Yes”</w:t>
            </w:r>
            <w:r w:rsidRPr="00BB6D0B">
              <w:rPr>
                <w:rFonts w:eastAsia="Times New Roman"/>
                <w:color w:val="000000"/>
                <w:sz w:val="18"/>
                <w:szCs w:val="18"/>
                <w:lang w:val="en-CA" w:eastAsia="en-US"/>
              </w:rPr>
              <w:t xml:space="preserve"> if the journal is peer-reviewed. </w:t>
            </w:r>
            <w:r w:rsidRPr="00BB6D0B">
              <w:rPr>
                <w:rFonts w:eastAsia="Times New Roman"/>
                <w:b/>
                <w:bCs/>
                <w:color w:val="000000"/>
                <w:sz w:val="18"/>
                <w:szCs w:val="18"/>
                <w:lang w:val="en-CA" w:eastAsia="en-US"/>
              </w:rPr>
              <w:t>“No”</w:t>
            </w:r>
            <w:r w:rsidRPr="00BB6D0B">
              <w:rPr>
                <w:rFonts w:eastAsia="Times New Roman"/>
                <w:color w:val="000000"/>
                <w:sz w:val="18"/>
                <w:szCs w:val="18"/>
                <w:lang w:val="en-CA" w:eastAsia="en-US"/>
              </w:rPr>
              <w:t xml:space="preserve"> if not (i.e., preprint)</w:t>
            </w:r>
          </w:p>
        </w:tc>
      </w:tr>
      <w:tr w:rsidR="0055174B" w:rsidRPr="00763844" w14:paraId="74C96497" w14:textId="77777777" w:rsidTr="1C2708FE">
        <w:trPr>
          <w:trHeight w:val="640"/>
        </w:trPr>
        <w:tc>
          <w:tcPr>
            <w:tcW w:w="455" w:type="pct"/>
            <w:tcBorders>
              <w:top w:val="nil"/>
              <w:left w:val="nil"/>
              <w:bottom w:val="nil"/>
              <w:right w:val="nil"/>
            </w:tcBorders>
            <w:vAlign w:val="center"/>
            <w:hideMark/>
          </w:tcPr>
          <w:p w14:paraId="23E441D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1Xn</w:t>
            </w:r>
          </w:p>
        </w:tc>
        <w:tc>
          <w:tcPr>
            <w:tcW w:w="1060" w:type="pct"/>
            <w:tcBorders>
              <w:top w:val="nil"/>
              <w:left w:val="nil"/>
              <w:bottom w:val="nil"/>
              <w:right w:val="nil"/>
            </w:tcBorders>
            <w:vAlign w:val="center"/>
            <w:hideMark/>
          </w:tcPr>
          <w:p w14:paraId="06BEBDA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peer_review_notes</w:t>
            </w:r>
          </w:p>
        </w:tc>
        <w:tc>
          <w:tcPr>
            <w:tcW w:w="378" w:type="pct"/>
            <w:tcBorders>
              <w:top w:val="nil"/>
              <w:left w:val="nil"/>
              <w:bottom w:val="nil"/>
              <w:right w:val="nil"/>
            </w:tcBorders>
            <w:vAlign w:val="center"/>
            <w:hideMark/>
          </w:tcPr>
          <w:p w14:paraId="5E7DB23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172BA574" w14:textId="4F25D142" w:rsidR="00BB6D0B" w:rsidRPr="00BB6D0B" w:rsidRDefault="279B6301" w:rsidP="00510BE7">
            <w:pPr>
              <w:spacing w:after="0"/>
              <w:rPr>
                <w:rFonts w:eastAsia="Times New Roman"/>
                <w:color w:val="000000"/>
                <w:sz w:val="18"/>
                <w:szCs w:val="18"/>
                <w:lang w:val="en-CA" w:eastAsia="en-US"/>
              </w:rPr>
            </w:pPr>
            <w:r w:rsidRPr="754464B0">
              <w:rPr>
                <w:rFonts w:eastAsia="Times New Roman"/>
                <w:sz w:val="18"/>
                <w:szCs w:val="18"/>
                <w:lang w:val="en-CA" w:eastAsia="en-US"/>
              </w:rPr>
              <w:t>Any notes</w:t>
            </w:r>
            <w:r w:rsidR="1337ABF8" w:rsidRPr="754464B0">
              <w:rPr>
                <w:rFonts w:eastAsia="Times New Roman"/>
                <w:sz w:val="18"/>
                <w:szCs w:val="18"/>
                <w:lang w:val="en-CA" w:eastAsia="en-US"/>
              </w:rPr>
              <w:t xml:space="preserve"> about the peer-review</w:t>
            </w:r>
          </w:p>
        </w:tc>
        <w:tc>
          <w:tcPr>
            <w:tcW w:w="1593" w:type="pct"/>
            <w:tcBorders>
              <w:top w:val="nil"/>
              <w:left w:val="nil"/>
              <w:bottom w:val="nil"/>
              <w:right w:val="nil"/>
            </w:tcBorders>
            <w:hideMark/>
          </w:tcPr>
          <w:p w14:paraId="00771E1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01F6C655" w14:textId="77777777" w:rsidTr="1C2708FE">
        <w:trPr>
          <w:trHeight w:val="1920"/>
        </w:trPr>
        <w:tc>
          <w:tcPr>
            <w:tcW w:w="455" w:type="pct"/>
            <w:tcBorders>
              <w:top w:val="nil"/>
              <w:left w:val="nil"/>
              <w:bottom w:val="nil"/>
              <w:right w:val="nil"/>
            </w:tcBorders>
            <w:hideMark/>
          </w:tcPr>
          <w:p w14:paraId="6D24DCB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3X</w:t>
            </w:r>
          </w:p>
        </w:tc>
        <w:tc>
          <w:tcPr>
            <w:tcW w:w="1060" w:type="pct"/>
            <w:tcBorders>
              <w:top w:val="nil"/>
              <w:left w:val="nil"/>
              <w:bottom w:val="nil"/>
              <w:right w:val="nil"/>
            </w:tcBorders>
            <w:hideMark/>
          </w:tcPr>
          <w:p w14:paraId="3A33E7B1" w14:textId="03738F9E" w:rsidR="008F1280"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animals_reporting</w:t>
            </w:r>
          </w:p>
        </w:tc>
        <w:tc>
          <w:tcPr>
            <w:tcW w:w="378" w:type="pct"/>
            <w:tcBorders>
              <w:top w:val="nil"/>
              <w:left w:val="nil"/>
              <w:bottom w:val="nil"/>
              <w:right w:val="nil"/>
            </w:tcBorders>
            <w:hideMark/>
          </w:tcPr>
          <w:p w14:paraId="744C465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2D337E0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Were the animals used in the experiment sufficiently described? </w:t>
            </w:r>
            <w:r w:rsidRPr="00BB6D0B">
              <w:rPr>
                <w:rFonts w:eastAsia="Times New Roman"/>
                <w:b/>
                <w:bCs/>
                <w:color w:val="000000"/>
                <w:sz w:val="18"/>
                <w:szCs w:val="18"/>
                <w:lang w:val="en-CA" w:eastAsia="en-US"/>
              </w:rPr>
              <w:t>Yes/Partly/No</w:t>
            </w:r>
          </w:p>
        </w:tc>
        <w:tc>
          <w:tcPr>
            <w:tcW w:w="1593" w:type="pct"/>
            <w:tcBorders>
              <w:top w:val="nil"/>
              <w:left w:val="nil"/>
              <w:bottom w:val="nil"/>
              <w:right w:val="nil"/>
            </w:tcBorders>
            <w:hideMark/>
          </w:tcPr>
          <w:p w14:paraId="2B76A723" w14:textId="5F6595C9"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only if they report: dams’ species/strain, vendor, dam age, housing (enrichment, number per cage), food type and availability, light/dark cycle, temperature/humidity. Offspring: sex, age, housing, enrichment, number per cage), light/dark cycle, temperature/humidity, food type and availability</w:t>
            </w:r>
            <w:r w:rsidR="19BCA91F" w:rsidRPr="754464B0">
              <w:rPr>
                <w:rFonts w:eastAsia="Times New Roman"/>
                <w:sz w:val="18"/>
                <w:szCs w:val="18"/>
                <w:lang w:val="en-CA" w:eastAsia="en-US"/>
              </w:rPr>
              <w:t xml:space="preserve">. If no information except species and strain, code as </w:t>
            </w:r>
            <w:r w:rsidR="19BCA91F" w:rsidRPr="00C364D1">
              <w:rPr>
                <w:rFonts w:eastAsia="Times New Roman"/>
                <w:b/>
                <w:bCs/>
                <w:sz w:val="18"/>
                <w:szCs w:val="18"/>
                <w:lang w:val="en-CA" w:eastAsia="en-US"/>
              </w:rPr>
              <w:t>“No”</w:t>
            </w:r>
            <w:r w:rsidR="19BCA91F" w:rsidRPr="754464B0">
              <w:rPr>
                <w:rFonts w:eastAsia="Times New Roman"/>
                <w:sz w:val="18"/>
                <w:szCs w:val="18"/>
                <w:lang w:val="en-CA" w:eastAsia="en-US"/>
              </w:rPr>
              <w:t xml:space="preserve">. </w:t>
            </w:r>
            <w:r w:rsidR="00AD0155" w:rsidRPr="754464B0">
              <w:rPr>
                <w:rFonts w:eastAsia="Times New Roman"/>
                <w:sz w:val="18"/>
                <w:szCs w:val="18"/>
                <w:lang w:val="en-CA" w:eastAsia="en-US"/>
              </w:rPr>
              <w:t>Otherwise,</w:t>
            </w:r>
            <w:r w:rsidR="19BCA91F" w:rsidRPr="754464B0">
              <w:rPr>
                <w:rFonts w:eastAsia="Times New Roman"/>
                <w:sz w:val="18"/>
                <w:szCs w:val="18"/>
                <w:lang w:val="en-CA" w:eastAsia="en-US"/>
              </w:rPr>
              <w:t xml:space="preserve"> code as </w:t>
            </w:r>
            <w:r w:rsidR="19BCA91F" w:rsidRPr="00C364D1">
              <w:rPr>
                <w:rFonts w:eastAsia="Times New Roman"/>
                <w:b/>
                <w:bCs/>
                <w:sz w:val="18"/>
                <w:szCs w:val="18"/>
                <w:lang w:val="en-CA" w:eastAsia="en-US"/>
              </w:rPr>
              <w:t>“Partly</w:t>
            </w:r>
            <w:r w:rsidR="00372B19">
              <w:rPr>
                <w:rFonts w:eastAsia="Times New Roman"/>
                <w:b/>
                <w:bCs/>
                <w:sz w:val="18"/>
                <w:szCs w:val="18"/>
                <w:lang w:val="en-CA" w:eastAsia="en-US"/>
              </w:rPr>
              <w:t>.</w:t>
            </w:r>
            <w:r w:rsidR="19BCA91F" w:rsidRPr="00C364D1">
              <w:rPr>
                <w:rFonts w:eastAsia="Times New Roman"/>
                <w:b/>
                <w:bCs/>
                <w:sz w:val="18"/>
                <w:szCs w:val="18"/>
                <w:lang w:val="en-CA" w:eastAsia="en-US"/>
              </w:rPr>
              <w:t>”</w:t>
            </w:r>
          </w:p>
        </w:tc>
      </w:tr>
      <w:tr w:rsidR="0055174B" w:rsidRPr="00763844" w14:paraId="57CD24E0" w14:textId="77777777" w:rsidTr="1C2708FE">
        <w:trPr>
          <w:trHeight w:val="640"/>
        </w:trPr>
        <w:tc>
          <w:tcPr>
            <w:tcW w:w="455" w:type="pct"/>
            <w:tcBorders>
              <w:top w:val="nil"/>
              <w:left w:val="nil"/>
              <w:bottom w:val="nil"/>
              <w:right w:val="nil"/>
            </w:tcBorders>
            <w:hideMark/>
          </w:tcPr>
          <w:p w14:paraId="73234B7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3Xn</w:t>
            </w:r>
          </w:p>
        </w:tc>
        <w:tc>
          <w:tcPr>
            <w:tcW w:w="1060" w:type="pct"/>
            <w:tcBorders>
              <w:top w:val="nil"/>
              <w:left w:val="nil"/>
              <w:bottom w:val="nil"/>
              <w:right w:val="nil"/>
            </w:tcBorders>
            <w:hideMark/>
          </w:tcPr>
          <w:p w14:paraId="2C133B5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animals_reporting_notes</w:t>
            </w:r>
          </w:p>
        </w:tc>
        <w:tc>
          <w:tcPr>
            <w:tcW w:w="378" w:type="pct"/>
            <w:tcBorders>
              <w:top w:val="nil"/>
              <w:left w:val="nil"/>
              <w:bottom w:val="nil"/>
              <w:right w:val="nil"/>
            </w:tcBorders>
            <w:hideMark/>
          </w:tcPr>
          <w:p w14:paraId="78D7ABC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04E6D0B6" w14:textId="11AABD5D" w:rsidR="00BB6D0B" w:rsidRPr="00BB6D0B" w:rsidRDefault="7DC5C649"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1337ABF8" w:rsidRPr="754464B0">
              <w:rPr>
                <w:rFonts w:eastAsia="Times New Roman"/>
                <w:sz w:val="18"/>
                <w:szCs w:val="18"/>
                <w:lang w:val="en-CA" w:eastAsia="en-US"/>
              </w:rPr>
              <w:t xml:space="preserve">ny </w:t>
            </w:r>
            <w:r w:rsidR="42A05CBE" w:rsidRPr="754464B0">
              <w:rPr>
                <w:rFonts w:eastAsia="Times New Roman"/>
                <w:sz w:val="18"/>
                <w:szCs w:val="18"/>
                <w:lang w:val="en-CA" w:eastAsia="en-US"/>
              </w:rPr>
              <w:t xml:space="preserve">notes </w:t>
            </w:r>
            <w:r w:rsidR="1337ABF8" w:rsidRPr="754464B0">
              <w:rPr>
                <w:rFonts w:eastAsia="Times New Roman"/>
                <w:sz w:val="18"/>
                <w:szCs w:val="18"/>
                <w:lang w:val="en-CA" w:eastAsia="en-US"/>
              </w:rPr>
              <w:t>about the animals reporting</w:t>
            </w:r>
          </w:p>
        </w:tc>
        <w:tc>
          <w:tcPr>
            <w:tcW w:w="1593" w:type="pct"/>
            <w:tcBorders>
              <w:top w:val="nil"/>
              <w:left w:val="nil"/>
              <w:bottom w:val="nil"/>
              <w:right w:val="nil"/>
            </w:tcBorders>
            <w:hideMark/>
          </w:tcPr>
          <w:p w14:paraId="25E1858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D97E507" w14:textId="77777777" w:rsidTr="1C2708FE">
        <w:trPr>
          <w:trHeight w:val="1600"/>
        </w:trPr>
        <w:tc>
          <w:tcPr>
            <w:tcW w:w="455" w:type="pct"/>
            <w:tcBorders>
              <w:top w:val="nil"/>
              <w:left w:val="nil"/>
              <w:bottom w:val="nil"/>
              <w:right w:val="nil"/>
            </w:tcBorders>
            <w:hideMark/>
          </w:tcPr>
          <w:p w14:paraId="740C771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3Y</w:t>
            </w:r>
          </w:p>
        </w:tc>
        <w:tc>
          <w:tcPr>
            <w:tcW w:w="1060" w:type="pct"/>
            <w:tcBorders>
              <w:top w:val="nil"/>
              <w:left w:val="nil"/>
              <w:bottom w:val="nil"/>
              <w:right w:val="nil"/>
            </w:tcBorders>
            <w:hideMark/>
          </w:tcPr>
          <w:p w14:paraId="1D42C09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animals_methodology</w:t>
            </w:r>
          </w:p>
        </w:tc>
        <w:tc>
          <w:tcPr>
            <w:tcW w:w="378" w:type="pct"/>
            <w:tcBorders>
              <w:top w:val="nil"/>
              <w:left w:val="nil"/>
              <w:bottom w:val="nil"/>
              <w:right w:val="nil"/>
            </w:tcBorders>
            <w:hideMark/>
          </w:tcPr>
          <w:p w14:paraId="24E45DD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MQ</w:t>
            </w:r>
          </w:p>
        </w:tc>
        <w:tc>
          <w:tcPr>
            <w:tcW w:w="1514" w:type="pct"/>
            <w:tcBorders>
              <w:top w:val="nil"/>
              <w:left w:val="nil"/>
              <w:bottom w:val="nil"/>
              <w:right w:val="nil"/>
            </w:tcBorders>
            <w:hideMark/>
          </w:tcPr>
          <w:p w14:paraId="67F1D9C6" w14:textId="6EE35D1C"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Did the study use similar baseline characteristics for the animals</w:t>
            </w:r>
            <w:r w:rsidR="0D7E30A9" w:rsidRPr="754464B0">
              <w:rPr>
                <w:rFonts w:eastAsia="Times New Roman"/>
                <w:sz w:val="18"/>
                <w:szCs w:val="18"/>
                <w:lang w:val="en-CA" w:eastAsia="en-US"/>
              </w:rPr>
              <w:t xml:space="preserve"> in the control and exposed groups</w:t>
            </w:r>
            <w:r w:rsidRPr="754464B0">
              <w:rPr>
                <w:rFonts w:eastAsia="Times New Roman"/>
                <w:sz w:val="18"/>
                <w:szCs w:val="18"/>
                <w:lang w:val="en-CA" w:eastAsia="en-US"/>
              </w:rPr>
              <w:t xml:space="preserve">? And </w:t>
            </w:r>
            <w:r w:rsidR="00AD0155" w:rsidRPr="754464B0">
              <w:rPr>
                <w:rFonts w:eastAsia="Times New Roman"/>
                <w:sz w:val="18"/>
                <w:szCs w:val="18"/>
                <w:lang w:val="en-CA" w:eastAsia="en-US"/>
              </w:rPr>
              <w:t>where</w:t>
            </w:r>
            <w:r w:rsidR="3799FB08" w:rsidRPr="754464B0">
              <w:rPr>
                <w:rFonts w:eastAsia="Times New Roman"/>
                <w:sz w:val="18"/>
                <w:szCs w:val="18"/>
                <w:lang w:val="en-CA" w:eastAsia="en-US"/>
              </w:rPr>
              <w:t xml:space="preserve"> </w:t>
            </w:r>
            <w:r w:rsidRPr="754464B0">
              <w:rPr>
                <w:rFonts w:eastAsia="Times New Roman"/>
                <w:sz w:val="18"/>
                <w:szCs w:val="18"/>
                <w:lang w:val="en-CA" w:eastAsia="en-US"/>
              </w:rPr>
              <w:t xml:space="preserve">the animals appropriate for the experiments? </w:t>
            </w:r>
            <w:r w:rsidRPr="754464B0">
              <w:rPr>
                <w:rFonts w:eastAsia="Times New Roman"/>
                <w:b/>
                <w:bCs/>
                <w:sz w:val="18"/>
                <w:szCs w:val="18"/>
                <w:lang w:val="en-CA" w:eastAsia="en-US"/>
              </w:rPr>
              <w:t>Yes/Partly/No</w:t>
            </w:r>
          </w:p>
        </w:tc>
        <w:tc>
          <w:tcPr>
            <w:tcW w:w="1593" w:type="pct"/>
            <w:tcBorders>
              <w:top w:val="nil"/>
              <w:left w:val="nil"/>
              <w:bottom w:val="nil"/>
              <w:right w:val="nil"/>
            </w:tcBorders>
            <w:hideMark/>
          </w:tcPr>
          <w:p w14:paraId="443C6FC0" w14:textId="1B4771C8"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Our eligibility criteria will exclude non appropriate animals. However, only 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w:t>
            </w:r>
            <w:r w:rsidRPr="003849F1">
              <w:rPr>
                <w:rFonts w:eastAsia="Times New Roman"/>
                <w:sz w:val="18"/>
                <w:szCs w:val="18"/>
                <w:lang w:val="en-CA" w:eastAsia="en-US"/>
              </w:rPr>
              <w:t>if they met the full criteria in</w:t>
            </w:r>
            <w:r w:rsidR="00372B19" w:rsidRPr="003849F1">
              <w:rPr>
                <w:rFonts w:eastAsia="Times New Roman"/>
                <w:sz w:val="18"/>
                <w:szCs w:val="18"/>
                <w:lang w:val="en-CA" w:eastAsia="en-US"/>
              </w:rPr>
              <w:t xml:space="preserve"> animal</w:t>
            </w:r>
            <w:r w:rsidR="00565C53">
              <w:rPr>
                <w:rFonts w:eastAsia="Times New Roman"/>
                <w:sz w:val="18"/>
                <w:szCs w:val="18"/>
                <w:lang w:val="en-CA" w:eastAsia="en-US"/>
              </w:rPr>
              <w:t>s</w:t>
            </w:r>
            <w:r w:rsidR="00372B19" w:rsidRPr="003849F1">
              <w:rPr>
                <w:rFonts w:eastAsia="Times New Roman"/>
                <w:sz w:val="18"/>
                <w:szCs w:val="18"/>
                <w:lang w:val="en-CA" w:eastAsia="en-US"/>
              </w:rPr>
              <w:t xml:space="preserve"> reporting</w:t>
            </w:r>
            <w:r w:rsidRPr="754464B0">
              <w:rPr>
                <w:rFonts w:eastAsia="Times New Roman"/>
                <w:sz w:val="18"/>
                <w:szCs w:val="18"/>
                <w:lang w:val="en-CA" w:eastAsia="en-US"/>
              </w:rPr>
              <w:t xml:space="preserve"> (3X). Studies with poor reporting will lack information to assess method quality. Add any relevant comment to animals_methodology_notes</w:t>
            </w:r>
            <w:r w:rsidR="00372B19">
              <w:rPr>
                <w:rFonts w:eastAsia="Times New Roman"/>
                <w:sz w:val="18"/>
                <w:szCs w:val="18"/>
                <w:lang w:val="en-CA" w:eastAsia="en-US"/>
              </w:rPr>
              <w:t>.</w:t>
            </w:r>
          </w:p>
        </w:tc>
      </w:tr>
      <w:tr w:rsidR="0055174B" w:rsidRPr="00763844" w14:paraId="09D1F6EE" w14:textId="77777777" w:rsidTr="1C2708FE">
        <w:trPr>
          <w:trHeight w:val="640"/>
        </w:trPr>
        <w:tc>
          <w:tcPr>
            <w:tcW w:w="455" w:type="pct"/>
            <w:tcBorders>
              <w:top w:val="nil"/>
              <w:left w:val="nil"/>
              <w:bottom w:val="nil"/>
              <w:right w:val="nil"/>
            </w:tcBorders>
            <w:hideMark/>
          </w:tcPr>
          <w:p w14:paraId="273A13F0"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3Yn</w:t>
            </w:r>
          </w:p>
        </w:tc>
        <w:tc>
          <w:tcPr>
            <w:tcW w:w="1060" w:type="pct"/>
            <w:tcBorders>
              <w:top w:val="nil"/>
              <w:left w:val="nil"/>
              <w:bottom w:val="nil"/>
              <w:right w:val="nil"/>
            </w:tcBorders>
            <w:hideMark/>
          </w:tcPr>
          <w:p w14:paraId="7A1BA23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animals_methodology_notes</w:t>
            </w:r>
          </w:p>
        </w:tc>
        <w:tc>
          <w:tcPr>
            <w:tcW w:w="378" w:type="pct"/>
            <w:tcBorders>
              <w:top w:val="nil"/>
              <w:left w:val="nil"/>
              <w:bottom w:val="nil"/>
              <w:right w:val="nil"/>
            </w:tcBorders>
            <w:hideMark/>
          </w:tcPr>
          <w:p w14:paraId="112B3BD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MQ</w:t>
            </w:r>
          </w:p>
        </w:tc>
        <w:tc>
          <w:tcPr>
            <w:tcW w:w="1514" w:type="pct"/>
            <w:tcBorders>
              <w:top w:val="nil"/>
              <w:left w:val="nil"/>
              <w:bottom w:val="nil"/>
              <w:right w:val="nil"/>
            </w:tcBorders>
            <w:hideMark/>
          </w:tcPr>
          <w:p w14:paraId="42A3D743" w14:textId="6279C707" w:rsidR="00BB6D0B" w:rsidRPr="00BB6D0B" w:rsidRDefault="3B6D2318"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1337ABF8" w:rsidRPr="754464B0">
              <w:rPr>
                <w:rFonts w:eastAsia="Times New Roman"/>
                <w:sz w:val="18"/>
                <w:szCs w:val="18"/>
                <w:lang w:val="en-CA" w:eastAsia="en-US"/>
              </w:rPr>
              <w:t xml:space="preserve">ny </w:t>
            </w:r>
            <w:r w:rsidR="2D7A1E2C" w:rsidRPr="754464B0">
              <w:rPr>
                <w:rFonts w:eastAsia="Times New Roman"/>
                <w:sz w:val="18"/>
                <w:szCs w:val="18"/>
                <w:lang w:val="en-CA" w:eastAsia="en-US"/>
              </w:rPr>
              <w:t xml:space="preserve">notes </w:t>
            </w:r>
            <w:r w:rsidR="1337ABF8" w:rsidRPr="754464B0">
              <w:rPr>
                <w:rFonts w:eastAsia="Times New Roman"/>
                <w:sz w:val="18"/>
                <w:szCs w:val="18"/>
                <w:lang w:val="en-CA" w:eastAsia="en-US"/>
              </w:rPr>
              <w:t xml:space="preserve">about the </w:t>
            </w:r>
            <w:r w:rsidR="7F5ED66E" w:rsidRPr="754464B0">
              <w:rPr>
                <w:rFonts w:eastAsia="Times New Roman"/>
                <w:sz w:val="18"/>
                <w:szCs w:val="18"/>
                <w:lang w:val="en-CA" w:eastAsia="en-US"/>
              </w:rPr>
              <w:t>animal’s</w:t>
            </w:r>
            <w:r w:rsidR="4ACFB4B2" w:rsidRPr="754464B0">
              <w:rPr>
                <w:rFonts w:eastAsia="Times New Roman"/>
                <w:sz w:val="18"/>
                <w:szCs w:val="18"/>
                <w:lang w:val="en-CA" w:eastAsia="en-US"/>
              </w:rPr>
              <w:t>-related</w:t>
            </w:r>
            <w:r w:rsidR="1337ABF8" w:rsidRPr="754464B0">
              <w:rPr>
                <w:rFonts w:eastAsia="Times New Roman"/>
                <w:sz w:val="18"/>
                <w:szCs w:val="18"/>
                <w:lang w:val="en-CA" w:eastAsia="en-US"/>
              </w:rPr>
              <w:t xml:space="preserve"> methodology</w:t>
            </w:r>
          </w:p>
        </w:tc>
        <w:tc>
          <w:tcPr>
            <w:tcW w:w="1593" w:type="pct"/>
            <w:tcBorders>
              <w:top w:val="nil"/>
              <w:left w:val="nil"/>
              <w:bottom w:val="nil"/>
              <w:right w:val="nil"/>
            </w:tcBorders>
            <w:hideMark/>
          </w:tcPr>
          <w:p w14:paraId="2286009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0FD723B9" w14:textId="77777777" w:rsidTr="1C2708FE">
        <w:trPr>
          <w:trHeight w:val="1280"/>
        </w:trPr>
        <w:tc>
          <w:tcPr>
            <w:tcW w:w="455" w:type="pct"/>
            <w:tcBorders>
              <w:top w:val="nil"/>
              <w:left w:val="nil"/>
              <w:bottom w:val="nil"/>
              <w:right w:val="nil"/>
            </w:tcBorders>
            <w:hideMark/>
          </w:tcPr>
          <w:p w14:paraId="56FAB9E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3Z</w:t>
            </w:r>
          </w:p>
        </w:tc>
        <w:tc>
          <w:tcPr>
            <w:tcW w:w="1060" w:type="pct"/>
            <w:tcBorders>
              <w:top w:val="nil"/>
              <w:left w:val="nil"/>
              <w:bottom w:val="nil"/>
              <w:right w:val="nil"/>
            </w:tcBorders>
            <w:hideMark/>
          </w:tcPr>
          <w:p w14:paraId="6BBB1B59" w14:textId="46159697" w:rsidR="00BB6D0B" w:rsidRPr="00BB6D0B" w:rsidRDefault="009F3DEE" w:rsidP="00510BE7">
            <w:pPr>
              <w:spacing w:after="0"/>
              <w:rPr>
                <w:rFonts w:eastAsia="Times New Roman"/>
                <w:color w:val="000000"/>
                <w:sz w:val="18"/>
                <w:szCs w:val="18"/>
                <w:lang w:val="en-CA" w:eastAsia="en-US"/>
              </w:rPr>
            </w:pPr>
            <w:r>
              <w:rPr>
                <w:rFonts w:eastAsia="Times New Roman"/>
                <w:color w:val="000000"/>
                <w:sz w:val="18"/>
                <w:szCs w:val="18"/>
                <w:lang w:val="en-CA" w:eastAsia="en-US"/>
              </w:rPr>
              <w:t>animals_</w:t>
            </w:r>
            <w:r w:rsidR="00BB6D0B" w:rsidRPr="00BB6D0B">
              <w:rPr>
                <w:rFonts w:eastAsia="Times New Roman"/>
                <w:color w:val="000000"/>
                <w:sz w:val="18"/>
                <w:szCs w:val="18"/>
                <w:lang w:val="en-CA" w:eastAsia="en-US"/>
              </w:rPr>
              <w:t>selection_bias (baseline characteristics) (SYRCLE Item 2)</w:t>
            </w:r>
          </w:p>
        </w:tc>
        <w:tc>
          <w:tcPr>
            <w:tcW w:w="378" w:type="pct"/>
            <w:tcBorders>
              <w:top w:val="nil"/>
              <w:left w:val="nil"/>
              <w:bottom w:val="nil"/>
              <w:right w:val="nil"/>
            </w:tcBorders>
            <w:hideMark/>
          </w:tcPr>
          <w:p w14:paraId="0415214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39A9F1D0"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Was the distribution of relevant baseline characteristics balanced between groups? </w:t>
            </w:r>
            <w:r w:rsidRPr="00BB6D0B">
              <w:rPr>
                <w:rFonts w:eastAsia="Times New Roman"/>
                <w:b/>
                <w:bCs/>
                <w:color w:val="000000"/>
                <w:sz w:val="18"/>
                <w:szCs w:val="18"/>
                <w:lang w:val="en-CA" w:eastAsia="en-US"/>
              </w:rPr>
              <w:t>Yes/No/Unclear</w:t>
            </w:r>
          </w:p>
        </w:tc>
        <w:tc>
          <w:tcPr>
            <w:tcW w:w="1593" w:type="pct"/>
            <w:tcBorders>
              <w:top w:val="nil"/>
              <w:left w:val="nil"/>
              <w:bottom w:val="nil"/>
              <w:right w:val="nil"/>
            </w:tcBorders>
            <w:hideMark/>
          </w:tcPr>
          <w:p w14:paraId="47AE96AC" w14:textId="593A7C01" w:rsidR="00BB6D0B" w:rsidRPr="00AC69C3" w:rsidRDefault="1337ABF8" w:rsidP="00510BE7">
            <w:pPr>
              <w:spacing w:after="0"/>
              <w:rPr>
                <w:rFonts w:eastAsia="Times New Roman"/>
                <w:sz w:val="18"/>
                <w:szCs w:val="18"/>
                <w:lang w:val="en-CA" w:eastAsia="en-US"/>
              </w:rPr>
            </w:pPr>
            <w:r w:rsidRPr="754464B0">
              <w:rPr>
                <w:rFonts w:eastAsia="Times New Roman"/>
                <w:sz w:val="18"/>
                <w:szCs w:val="18"/>
                <w:lang w:val="en-CA" w:eastAsia="en-US"/>
              </w:rPr>
              <w:t xml:space="preserve">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if they provide evidence on how well they distributed the group (e.g., offspring </w:t>
            </w:r>
            <w:r w:rsidR="53ED4CFC" w:rsidRPr="754464B0">
              <w:rPr>
                <w:rFonts w:eastAsia="Times New Roman"/>
                <w:sz w:val="18"/>
                <w:szCs w:val="18"/>
                <w:lang w:val="en-CA" w:eastAsia="en-US"/>
              </w:rPr>
              <w:t>male:female</w:t>
            </w:r>
            <w:r w:rsidRPr="754464B0">
              <w:rPr>
                <w:rFonts w:eastAsia="Times New Roman"/>
                <w:sz w:val="18"/>
                <w:szCs w:val="18"/>
                <w:lang w:val="en-CA" w:eastAsia="en-US"/>
              </w:rPr>
              <w:t xml:space="preserve"> ratio, age, and weight equally distributed across groups.</w:t>
            </w:r>
            <w:r w:rsidR="4D12519F" w:rsidRPr="754464B0">
              <w:rPr>
                <w:rFonts w:eastAsia="Times New Roman"/>
                <w:sz w:val="18"/>
                <w:szCs w:val="18"/>
                <w:lang w:val="en-CA" w:eastAsia="en-US"/>
              </w:rPr>
              <w:t xml:space="preserve"> Code </w:t>
            </w:r>
            <w:r w:rsidR="4D12519F" w:rsidRPr="00C364D1">
              <w:rPr>
                <w:rFonts w:eastAsia="Times New Roman"/>
                <w:b/>
                <w:bCs/>
                <w:sz w:val="18"/>
                <w:szCs w:val="18"/>
                <w:lang w:val="en-CA" w:eastAsia="en-US"/>
              </w:rPr>
              <w:t>“</w:t>
            </w:r>
            <w:r w:rsidR="00C364D1" w:rsidRPr="00C364D1">
              <w:rPr>
                <w:rFonts w:eastAsia="Times New Roman"/>
                <w:b/>
                <w:bCs/>
                <w:sz w:val="18"/>
                <w:szCs w:val="18"/>
                <w:lang w:val="en-CA" w:eastAsia="en-US"/>
              </w:rPr>
              <w:t>N</w:t>
            </w:r>
            <w:r w:rsidR="4D12519F" w:rsidRPr="00C364D1">
              <w:rPr>
                <w:rFonts w:eastAsia="Times New Roman"/>
                <w:b/>
                <w:bCs/>
                <w:sz w:val="18"/>
                <w:szCs w:val="18"/>
                <w:lang w:val="en-CA" w:eastAsia="en-US"/>
              </w:rPr>
              <w:t>o”</w:t>
            </w:r>
            <w:r w:rsidR="4D12519F" w:rsidRPr="754464B0">
              <w:rPr>
                <w:rFonts w:eastAsia="Times New Roman"/>
                <w:sz w:val="18"/>
                <w:szCs w:val="18"/>
                <w:lang w:val="en-CA" w:eastAsia="en-US"/>
              </w:rPr>
              <w:t xml:space="preserve"> if baseline characteristics do not match.</w:t>
            </w:r>
            <w:r w:rsidRPr="754464B0">
              <w:rPr>
                <w:rFonts w:eastAsia="Times New Roman"/>
                <w:sz w:val="18"/>
                <w:szCs w:val="18"/>
                <w:lang w:val="en-CA" w:eastAsia="en-US"/>
              </w:rPr>
              <w:t xml:space="preserve"> Code </w:t>
            </w:r>
            <w:r w:rsidRPr="754464B0">
              <w:rPr>
                <w:rFonts w:eastAsia="Times New Roman"/>
                <w:b/>
                <w:bCs/>
                <w:sz w:val="18"/>
                <w:szCs w:val="18"/>
                <w:lang w:val="en-CA" w:eastAsia="en-US"/>
              </w:rPr>
              <w:t>“</w:t>
            </w:r>
            <w:r w:rsidR="636771D4" w:rsidRPr="754464B0">
              <w:rPr>
                <w:rFonts w:eastAsia="Times New Roman"/>
                <w:b/>
                <w:bCs/>
                <w:sz w:val="18"/>
                <w:szCs w:val="18"/>
                <w:lang w:val="en-CA" w:eastAsia="en-US"/>
              </w:rPr>
              <w:t>Unclear</w:t>
            </w:r>
            <w:r w:rsidRPr="754464B0">
              <w:rPr>
                <w:rFonts w:eastAsia="Times New Roman"/>
                <w:b/>
                <w:bCs/>
                <w:sz w:val="18"/>
                <w:szCs w:val="18"/>
                <w:lang w:val="en-CA" w:eastAsia="en-US"/>
              </w:rPr>
              <w:t>”</w:t>
            </w:r>
            <w:r w:rsidRPr="754464B0">
              <w:rPr>
                <w:rFonts w:eastAsia="Times New Roman"/>
                <w:sz w:val="18"/>
                <w:szCs w:val="18"/>
                <w:lang w:val="en-CA" w:eastAsia="en-US"/>
              </w:rPr>
              <w:t xml:space="preserve"> if they don’t provide </w:t>
            </w:r>
            <w:r w:rsidR="37478A0B" w:rsidRPr="754464B0">
              <w:rPr>
                <w:rFonts w:eastAsia="Times New Roman"/>
                <w:sz w:val="18"/>
                <w:szCs w:val="18"/>
                <w:lang w:val="en-CA" w:eastAsia="en-US"/>
              </w:rPr>
              <w:t xml:space="preserve">relevant </w:t>
            </w:r>
            <w:r w:rsidRPr="754464B0">
              <w:rPr>
                <w:rFonts w:eastAsia="Times New Roman"/>
                <w:sz w:val="18"/>
                <w:szCs w:val="18"/>
                <w:lang w:val="en-CA" w:eastAsia="en-US"/>
              </w:rPr>
              <w:t>evidence</w:t>
            </w:r>
            <w:r w:rsidR="7AE99497" w:rsidRPr="754464B0">
              <w:rPr>
                <w:rFonts w:eastAsia="Times New Roman"/>
                <w:sz w:val="18"/>
                <w:szCs w:val="18"/>
                <w:lang w:val="en-CA" w:eastAsia="en-US"/>
              </w:rPr>
              <w:t>.</w:t>
            </w:r>
          </w:p>
        </w:tc>
      </w:tr>
      <w:tr w:rsidR="0055174B" w:rsidRPr="00763844" w14:paraId="036D797A" w14:textId="77777777" w:rsidTr="1C2708FE">
        <w:trPr>
          <w:trHeight w:val="640"/>
        </w:trPr>
        <w:tc>
          <w:tcPr>
            <w:tcW w:w="455" w:type="pct"/>
            <w:tcBorders>
              <w:top w:val="nil"/>
              <w:left w:val="nil"/>
              <w:bottom w:val="nil"/>
              <w:right w:val="nil"/>
            </w:tcBorders>
            <w:hideMark/>
          </w:tcPr>
          <w:p w14:paraId="4B821E8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3Zn</w:t>
            </w:r>
          </w:p>
        </w:tc>
        <w:tc>
          <w:tcPr>
            <w:tcW w:w="1060" w:type="pct"/>
            <w:tcBorders>
              <w:top w:val="nil"/>
              <w:left w:val="nil"/>
              <w:bottom w:val="nil"/>
              <w:right w:val="nil"/>
            </w:tcBorders>
            <w:hideMark/>
          </w:tcPr>
          <w:p w14:paraId="59D96B2B" w14:textId="29E7BCE3" w:rsidR="00BB6D0B" w:rsidRPr="00BB6D0B" w:rsidRDefault="009F3DEE" w:rsidP="00510BE7">
            <w:pPr>
              <w:spacing w:after="0"/>
              <w:rPr>
                <w:rFonts w:eastAsia="Times New Roman"/>
                <w:color w:val="000000"/>
                <w:sz w:val="18"/>
                <w:szCs w:val="18"/>
                <w:lang w:val="en-CA" w:eastAsia="en-US"/>
              </w:rPr>
            </w:pPr>
            <w:r>
              <w:rPr>
                <w:rFonts w:eastAsia="Times New Roman"/>
                <w:color w:val="000000"/>
                <w:sz w:val="18"/>
                <w:szCs w:val="18"/>
                <w:lang w:val="en-CA" w:eastAsia="en-US"/>
              </w:rPr>
              <w:t>animals_</w:t>
            </w:r>
            <w:r w:rsidR="00BB6D0B" w:rsidRPr="00BB6D0B">
              <w:rPr>
                <w:rFonts w:eastAsia="Times New Roman"/>
                <w:color w:val="000000"/>
                <w:sz w:val="18"/>
                <w:szCs w:val="18"/>
                <w:lang w:val="en-CA" w:eastAsia="en-US"/>
              </w:rPr>
              <w:t>selection_bias_notes</w:t>
            </w:r>
          </w:p>
        </w:tc>
        <w:tc>
          <w:tcPr>
            <w:tcW w:w="378" w:type="pct"/>
            <w:tcBorders>
              <w:top w:val="nil"/>
              <w:left w:val="nil"/>
              <w:bottom w:val="nil"/>
              <w:right w:val="nil"/>
            </w:tcBorders>
            <w:hideMark/>
          </w:tcPr>
          <w:p w14:paraId="04F139D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35440807" w14:textId="3FE8CDD6"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1F70A475" w:rsidRPr="754464B0">
              <w:rPr>
                <w:rFonts w:eastAsia="Times New Roman"/>
                <w:sz w:val="18"/>
                <w:szCs w:val="18"/>
                <w:lang w:val="en-CA" w:eastAsia="en-US"/>
              </w:rPr>
              <w:t xml:space="preserve">ny notes </w:t>
            </w:r>
            <w:r w:rsidRPr="754464B0">
              <w:rPr>
                <w:rFonts w:eastAsia="Times New Roman"/>
                <w:sz w:val="18"/>
                <w:szCs w:val="18"/>
                <w:lang w:val="en-CA" w:eastAsia="en-US"/>
              </w:rPr>
              <w:t>about selection bias</w:t>
            </w:r>
          </w:p>
        </w:tc>
        <w:tc>
          <w:tcPr>
            <w:tcW w:w="1593" w:type="pct"/>
            <w:tcBorders>
              <w:top w:val="nil"/>
              <w:left w:val="nil"/>
              <w:bottom w:val="nil"/>
              <w:right w:val="nil"/>
            </w:tcBorders>
            <w:hideMark/>
          </w:tcPr>
          <w:p w14:paraId="0DF4CD1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71AADDC0" w14:textId="77777777" w:rsidTr="1C2708FE">
        <w:trPr>
          <w:trHeight w:val="960"/>
        </w:trPr>
        <w:tc>
          <w:tcPr>
            <w:tcW w:w="455" w:type="pct"/>
            <w:tcBorders>
              <w:top w:val="nil"/>
              <w:left w:val="nil"/>
              <w:bottom w:val="nil"/>
              <w:right w:val="nil"/>
            </w:tcBorders>
            <w:hideMark/>
          </w:tcPr>
          <w:p w14:paraId="19D9E9A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4Y</w:t>
            </w:r>
          </w:p>
        </w:tc>
        <w:tc>
          <w:tcPr>
            <w:tcW w:w="1060" w:type="pct"/>
            <w:tcBorders>
              <w:top w:val="nil"/>
              <w:left w:val="nil"/>
              <w:bottom w:val="nil"/>
              <w:right w:val="nil"/>
            </w:tcBorders>
            <w:hideMark/>
          </w:tcPr>
          <w:p w14:paraId="57E6801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sample_size_calculation</w:t>
            </w:r>
          </w:p>
        </w:tc>
        <w:tc>
          <w:tcPr>
            <w:tcW w:w="378" w:type="pct"/>
            <w:tcBorders>
              <w:top w:val="nil"/>
              <w:left w:val="nil"/>
              <w:bottom w:val="nil"/>
              <w:right w:val="nil"/>
            </w:tcBorders>
            <w:hideMark/>
          </w:tcPr>
          <w:p w14:paraId="40CBED6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6A608C5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study include a calculation of sample size? </w:t>
            </w:r>
            <w:r w:rsidRPr="00BB6D0B">
              <w:rPr>
                <w:rFonts w:eastAsia="Times New Roman"/>
                <w:b/>
                <w:bCs/>
                <w:color w:val="000000"/>
                <w:sz w:val="18"/>
                <w:szCs w:val="18"/>
                <w:lang w:val="en-CA" w:eastAsia="en-US"/>
              </w:rPr>
              <w:t>Yes/Partly/No</w:t>
            </w:r>
          </w:p>
        </w:tc>
        <w:tc>
          <w:tcPr>
            <w:tcW w:w="1593" w:type="pct"/>
            <w:tcBorders>
              <w:top w:val="nil"/>
              <w:left w:val="nil"/>
              <w:bottom w:val="nil"/>
              <w:right w:val="nil"/>
            </w:tcBorders>
            <w:hideMark/>
          </w:tcPr>
          <w:p w14:paraId="14F40D31" w14:textId="21EEC8F3"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if they describe how they calculated the sample size– at what power, and if it was appropriate and well performed</w:t>
            </w:r>
            <w:r w:rsidR="5B16AD3A" w:rsidRPr="754464B0">
              <w:rPr>
                <w:rFonts w:eastAsia="Times New Roman"/>
                <w:sz w:val="18"/>
                <w:szCs w:val="18"/>
                <w:lang w:val="en-CA" w:eastAsia="en-US"/>
              </w:rPr>
              <w:t xml:space="preserve">. Code </w:t>
            </w:r>
            <w:r w:rsidR="5B16AD3A" w:rsidRPr="00C364D1">
              <w:rPr>
                <w:rFonts w:eastAsia="Times New Roman"/>
                <w:b/>
                <w:bCs/>
                <w:sz w:val="18"/>
                <w:szCs w:val="18"/>
                <w:lang w:val="en-CA" w:eastAsia="en-US"/>
              </w:rPr>
              <w:t>“Partly”</w:t>
            </w:r>
            <w:r w:rsidR="5B16AD3A" w:rsidRPr="754464B0">
              <w:rPr>
                <w:rFonts w:eastAsia="Times New Roman"/>
                <w:sz w:val="18"/>
                <w:szCs w:val="18"/>
                <w:lang w:val="en-CA" w:eastAsia="en-US"/>
              </w:rPr>
              <w:t xml:space="preserve"> if </w:t>
            </w:r>
            <w:r w:rsidR="5B81F8AB" w:rsidRPr="754464B0">
              <w:rPr>
                <w:rFonts w:eastAsia="Times New Roman"/>
                <w:sz w:val="18"/>
                <w:szCs w:val="18"/>
                <w:lang w:val="en-CA" w:eastAsia="en-US"/>
              </w:rPr>
              <w:t xml:space="preserve">sample size </w:t>
            </w:r>
            <w:r w:rsidR="5B16AD3A" w:rsidRPr="754464B0">
              <w:rPr>
                <w:rFonts w:eastAsia="Times New Roman"/>
                <w:sz w:val="18"/>
                <w:szCs w:val="18"/>
                <w:lang w:val="en-CA" w:eastAsia="en-US"/>
              </w:rPr>
              <w:t>calculation is mentioned but not described in detail</w:t>
            </w:r>
            <w:r w:rsidR="188EF834" w:rsidRPr="754464B0">
              <w:rPr>
                <w:rFonts w:eastAsia="Times New Roman"/>
                <w:sz w:val="18"/>
                <w:szCs w:val="18"/>
                <w:lang w:val="en-CA" w:eastAsia="en-US"/>
              </w:rPr>
              <w:t xml:space="preserve">. </w:t>
            </w:r>
            <w:r w:rsidR="5B16AD3A" w:rsidRPr="754464B0">
              <w:rPr>
                <w:rFonts w:eastAsia="Times New Roman"/>
                <w:sz w:val="18"/>
                <w:szCs w:val="18"/>
                <w:lang w:val="en-CA" w:eastAsia="en-US"/>
              </w:rPr>
              <w:t xml:space="preserve">Code </w:t>
            </w:r>
            <w:r w:rsidR="5B16AD3A" w:rsidRPr="00C364D1">
              <w:rPr>
                <w:rFonts w:eastAsia="Times New Roman"/>
                <w:b/>
                <w:bCs/>
                <w:sz w:val="18"/>
                <w:szCs w:val="18"/>
                <w:lang w:val="en-CA" w:eastAsia="en-US"/>
              </w:rPr>
              <w:lastRenderedPageBreak/>
              <w:t>“No”</w:t>
            </w:r>
            <w:r w:rsidR="5B16AD3A" w:rsidRPr="754464B0">
              <w:rPr>
                <w:rFonts w:eastAsia="Times New Roman"/>
                <w:sz w:val="18"/>
                <w:szCs w:val="18"/>
                <w:lang w:val="en-CA" w:eastAsia="en-US"/>
              </w:rPr>
              <w:t xml:space="preserve"> if power calculation is not mentioned</w:t>
            </w:r>
            <w:r w:rsidR="00372B19">
              <w:rPr>
                <w:rFonts w:eastAsia="Times New Roman"/>
                <w:sz w:val="18"/>
                <w:szCs w:val="18"/>
                <w:lang w:val="en-CA" w:eastAsia="en-US"/>
              </w:rPr>
              <w:t>.</w:t>
            </w:r>
          </w:p>
        </w:tc>
      </w:tr>
      <w:tr w:rsidR="0055174B" w:rsidRPr="00763844" w14:paraId="096EF792" w14:textId="77777777" w:rsidTr="1C2708FE">
        <w:trPr>
          <w:trHeight w:val="640"/>
        </w:trPr>
        <w:tc>
          <w:tcPr>
            <w:tcW w:w="455" w:type="pct"/>
            <w:tcBorders>
              <w:top w:val="nil"/>
              <w:left w:val="nil"/>
              <w:bottom w:val="nil"/>
              <w:right w:val="nil"/>
            </w:tcBorders>
            <w:hideMark/>
          </w:tcPr>
          <w:p w14:paraId="4309FD7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4Yn</w:t>
            </w:r>
          </w:p>
        </w:tc>
        <w:tc>
          <w:tcPr>
            <w:tcW w:w="1060" w:type="pct"/>
            <w:tcBorders>
              <w:top w:val="nil"/>
              <w:left w:val="nil"/>
              <w:bottom w:val="nil"/>
              <w:right w:val="nil"/>
            </w:tcBorders>
            <w:hideMark/>
          </w:tcPr>
          <w:p w14:paraId="714EB67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sample_size_calculation_notes</w:t>
            </w:r>
          </w:p>
        </w:tc>
        <w:tc>
          <w:tcPr>
            <w:tcW w:w="378" w:type="pct"/>
            <w:tcBorders>
              <w:top w:val="nil"/>
              <w:left w:val="nil"/>
              <w:bottom w:val="nil"/>
              <w:right w:val="nil"/>
            </w:tcBorders>
            <w:hideMark/>
          </w:tcPr>
          <w:p w14:paraId="73BA0DE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43B5271F" w14:textId="0153EE8E"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4FEE91AA" w:rsidRPr="754464B0">
              <w:rPr>
                <w:rFonts w:eastAsia="Times New Roman"/>
                <w:sz w:val="18"/>
                <w:szCs w:val="18"/>
                <w:lang w:val="en-CA" w:eastAsia="en-US"/>
              </w:rPr>
              <w:t>ny notes</w:t>
            </w:r>
            <w:r w:rsidR="009C76F0">
              <w:rPr>
                <w:rFonts w:eastAsia="Times New Roman"/>
                <w:sz w:val="18"/>
                <w:szCs w:val="18"/>
                <w:lang w:val="en-CA" w:eastAsia="en-US"/>
              </w:rPr>
              <w:t xml:space="preserve"> </w:t>
            </w:r>
            <w:r w:rsidRPr="754464B0">
              <w:rPr>
                <w:rFonts w:eastAsia="Times New Roman"/>
                <w:sz w:val="18"/>
                <w:szCs w:val="18"/>
                <w:lang w:val="en-CA" w:eastAsia="en-US"/>
              </w:rPr>
              <w:t>about sample size calculation</w:t>
            </w:r>
          </w:p>
        </w:tc>
        <w:tc>
          <w:tcPr>
            <w:tcW w:w="1593" w:type="pct"/>
            <w:tcBorders>
              <w:top w:val="nil"/>
              <w:left w:val="nil"/>
              <w:bottom w:val="nil"/>
              <w:right w:val="nil"/>
            </w:tcBorders>
            <w:hideMark/>
          </w:tcPr>
          <w:p w14:paraId="17AAAB0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062C0DF" w14:textId="77777777" w:rsidTr="1C2708FE">
        <w:trPr>
          <w:trHeight w:val="2560"/>
        </w:trPr>
        <w:tc>
          <w:tcPr>
            <w:tcW w:w="455" w:type="pct"/>
            <w:tcBorders>
              <w:top w:val="nil"/>
              <w:left w:val="nil"/>
              <w:bottom w:val="nil"/>
              <w:right w:val="nil"/>
            </w:tcBorders>
            <w:hideMark/>
          </w:tcPr>
          <w:p w14:paraId="011C43F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5X</w:t>
            </w:r>
          </w:p>
        </w:tc>
        <w:tc>
          <w:tcPr>
            <w:tcW w:w="1060" w:type="pct"/>
            <w:tcBorders>
              <w:top w:val="nil"/>
              <w:left w:val="nil"/>
              <w:bottom w:val="nil"/>
              <w:right w:val="nil"/>
            </w:tcBorders>
            <w:hideMark/>
          </w:tcPr>
          <w:p w14:paraId="3468A08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in_vivo_reporting</w:t>
            </w:r>
          </w:p>
        </w:tc>
        <w:tc>
          <w:tcPr>
            <w:tcW w:w="378" w:type="pct"/>
            <w:tcBorders>
              <w:top w:val="nil"/>
              <w:left w:val="nil"/>
              <w:bottom w:val="nil"/>
              <w:right w:val="nil"/>
            </w:tcBorders>
            <w:hideMark/>
          </w:tcPr>
          <w:p w14:paraId="2CE3BC5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37BDB574" w14:textId="0E661BEB" w:rsidR="00BB6D0B" w:rsidRPr="001539FD" w:rsidRDefault="1337ABF8" w:rsidP="00510BE7">
            <w:pPr>
              <w:spacing w:after="0"/>
              <w:rPr>
                <w:rFonts w:eastAsia="Times New Roman"/>
                <w:sz w:val="18"/>
                <w:szCs w:val="18"/>
                <w:lang w:val="en-CA" w:eastAsia="en-US"/>
              </w:rPr>
            </w:pPr>
            <w:r w:rsidRPr="754464B0">
              <w:rPr>
                <w:rFonts w:eastAsia="Times New Roman"/>
                <w:sz w:val="18"/>
                <w:szCs w:val="18"/>
                <w:lang w:val="en-CA" w:eastAsia="en-US"/>
              </w:rPr>
              <w:t>Were the noise exposure and the behavioural tests sufficiently described</w:t>
            </w:r>
            <w:r w:rsidR="54E5042E" w:rsidRPr="754464B0">
              <w:rPr>
                <w:rFonts w:eastAsia="Times New Roman"/>
                <w:sz w:val="18"/>
                <w:szCs w:val="18"/>
                <w:lang w:val="en-CA" w:eastAsia="en-US"/>
              </w:rPr>
              <w:t xml:space="preserve">: </w:t>
            </w:r>
            <w:r w:rsidR="00AD0155" w:rsidRPr="754464B0">
              <w:rPr>
                <w:rFonts w:eastAsia="Times New Roman"/>
                <w:sz w:val="18"/>
                <w:szCs w:val="18"/>
                <w:lang w:val="en-CA" w:eastAsia="en-US"/>
              </w:rPr>
              <w:t>intensity and</w:t>
            </w:r>
            <w:r w:rsidRPr="754464B0">
              <w:rPr>
                <w:rFonts w:eastAsia="Times New Roman"/>
                <w:sz w:val="18"/>
                <w:szCs w:val="18"/>
                <w:lang w:val="en-CA" w:eastAsia="en-US"/>
              </w:rPr>
              <w:t xml:space="preserve"> duration (whole experiment)</w:t>
            </w:r>
            <w:r w:rsidR="71427A49" w:rsidRPr="754464B0">
              <w:rPr>
                <w:rFonts w:eastAsia="Times New Roman"/>
                <w:sz w:val="18"/>
                <w:szCs w:val="18"/>
                <w:lang w:val="en-CA" w:eastAsia="en-US"/>
              </w:rPr>
              <w:t xml:space="preserve">, assay details, </w:t>
            </w:r>
            <w:r w:rsidR="00AD0155" w:rsidRPr="754464B0">
              <w:rPr>
                <w:rFonts w:eastAsia="Times New Roman"/>
                <w:sz w:val="18"/>
                <w:szCs w:val="18"/>
                <w:lang w:val="en-CA" w:eastAsia="en-US"/>
              </w:rPr>
              <w:t>etc.</w:t>
            </w:r>
            <w:r w:rsidR="001539FD">
              <w:rPr>
                <w:rFonts w:eastAsia="Times New Roman"/>
                <w:sz w:val="18"/>
                <w:szCs w:val="18"/>
                <w:lang w:val="en-CA" w:eastAsia="en-US"/>
              </w:rPr>
              <w:t>,</w:t>
            </w:r>
            <w:r w:rsidR="00AD0155" w:rsidRPr="754464B0">
              <w:rPr>
                <w:rFonts w:eastAsia="Times New Roman"/>
                <w:sz w:val="18"/>
                <w:szCs w:val="18"/>
                <w:lang w:val="en-CA" w:eastAsia="en-US"/>
              </w:rPr>
              <w:t xml:space="preserve"> for</w:t>
            </w:r>
            <w:r w:rsidRPr="754464B0">
              <w:rPr>
                <w:rFonts w:eastAsia="Times New Roman"/>
                <w:sz w:val="18"/>
                <w:szCs w:val="18"/>
                <w:lang w:val="en-CA" w:eastAsia="en-US"/>
              </w:rPr>
              <w:t xml:space="preserve"> the study </w:t>
            </w:r>
            <w:r w:rsidR="41630C7F" w:rsidRPr="754464B0">
              <w:rPr>
                <w:rFonts w:eastAsia="Times New Roman"/>
                <w:sz w:val="18"/>
                <w:szCs w:val="18"/>
                <w:lang w:val="en-CA" w:eastAsia="en-US"/>
              </w:rPr>
              <w:t xml:space="preserve">to be fully </w:t>
            </w:r>
            <w:r w:rsidRPr="754464B0">
              <w:rPr>
                <w:rFonts w:eastAsia="Times New Roman"/>
                <w:sz w:val="18"/>
                <w:szCs w:val="18"/>
                <w:lang w:val="en-CA" w:eastAsia="en-US"/>
              </w:rPr>
              <w:t xml:space="preserve">transparent and reproducible? </w:t>
            </w:r>
            <w:r w:rsidRPr="754464B0">
              <w:rPr>
                <w:rFonts w:eastAsia="Times New Roman"/>
                <w:b/>
                <w:bCs/>
                <w:sz w:val="18"/>
                <w:szCs w:val="18"/>
                <w:lang w:val="en-CA" w:eastAsia="en-US"/>
              </w:rPr>
              <w:t>Yes/Partly/No</w:t>
            </w:r>
          </w:p>
        </w:tc>
        <w:tc>
          <w:tcPr>
            <w:tcW w:w="1593" w:type="pct"/>
            <w:tcBorders>
              <w:top w:val="nil"/>
              <w:left w:val="nil"/>
              <w:bottom w:val="nil"/>
              <w:right w:val="nil"/>
            </w:tcBorders>
            <w:hideMark/>
          </w:tcPr>
          <w:p w14:paraId="03E702CA" w14:textId="26BAF154"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if they describe in detail the exposure characteristics: if dams were exposed individually or in groups, the cage arrangement, number of dams per cage during the exposure, gestational stage, type of sound, intensity/frequency, duration, timing, and report the same information for the control dams. Additionally, </w:t>
            </w:r>
            <w:r w:rsidR="6CBDF79A" w:rsidRPr="754464B0">
              <w:rPr>
                <w:rFonts w:eastAsia="Times New Roman"/>
                <w:sz w:val="18"/>
                <w:szCs w:val="18"/>
                <w:lang w:val="en-CA" w:eastAsia="en-US"/>
              </w:rPr>
              <w:t xml:space="preserve">they should </w:t>
            </w:r>
            <w:r w:rsidRPr="754464B0">
              <w:rPr>
                <w:rFonts w:eastAsia="Times New Roman"/>
                <w:sz w:val="18"/>
                <w:szCs w:val="18"/>
                <w:lang w:val="en-CA" w:eastAsia="en-US"/>
              </w:rPr>
              <w:t>describe offspring age at behavioural tests, which assays and the metrics they used</w:t>
            </w:r>
            <w:r w:rsidR="5F72F1CF" w:rsidRPr="754464B0">
              <w:rPr>
                <w:rFonts w:eastAsia="Times New Roman"/>
                <w:sz w:val="18"/>
                <w:szCs w:val="18"/>
                <w:lang w:val="en-CA" w:eastAsia="en-US"/>
              </w:rPr>
              <w:t xml:space="preserve">. If any key details are missing, code as </w:t>
            </w:r>
            <w:r w:rsidR="5F72F1CF" w:rsidRPr="00C364D1">
              <w:rPr>
                <w:rFonts w:eastAsia="Times New Roman"/>
                <w:b/>
                <w:bCs/>
                <w:sz w:val="18"/>
                <w:szCs w:val="18"/>
                <w:lang w:val="en-CA" w:eastAsia="en-US"/>
              </w:rPr>
              <w:t>“Partly</w:t>
            </w:r>
            <w:r w:rsidR="00C364D1">
              <w:rPr>
                <w:rFonts w:eastAsia="Times New Roman"/>
                <w:b/>
                <w:bCs/>
                <w:sz w:val="18"/>
                <w:szCs w:val="18"/>
                <w:lang w:val="en-CA" w:eastAsia="en-US"/>
              </w:rPr>
              <w:t>.</w:t>
            </w:r>
            <w:r w:rsidR="5F72F1CF" w:rsidRPr="00C364D1">
              <w:rPr>
                <w:rFonts w:eastAsia="Times New Roman"/>
                <w:b/>
                <w:bCs/>
                <w:sz w:val="18"/>
                <w:szCs w:val="18"/>
                <w:lang w:val="en-CA" w:eastAsia="en-US"/>
              </w:rPr>
              <w:t>”</w:t>
            </w:r>
            <w:r w:rsidR="5F72F1CF" w:rsidRPr="754464B0">
              <w:rPr>
                <w:rFonts w:eastAsia="Times New Roman"/>
                <w:sz w:val="18"/>
                <w:szCs w:val="18"/>
                <w:lang w:val="en-CA" w:eastAsia="en-US"/>
              </w:rPr>
              <w:t xml:space="preserve"> If not details beyond the exposure and assay type, code as </w:t>
            </w:r>
            <w:r w:rsidR="5F72F1CF" w:rsidRPr="00C364D1">
              <w:rPr>
                <w:rFonts w:eastAsia="Times New Roman"/>
                <w:b/>
                <w:bCs/>
                <w:sz w:val="18"/>
                <w:szCs w:val="18"/>
                <w:lang w:val="en-CA" w:eastAsia="en-US"/>
              </w:rPr>
              <w:t>“No</w:t>
            </w:r>
            <w:r w:rsidR="00C364D1">
              <w:rPr>
                <w:rFonts w:eastAsia="Times New Roman"/>
                <w:b/>
                <w:bCs/>
                <w:sz w:val="18"/>
                <w:szCs w:val="18"/>
                <w:lang w:val="en-CA" w:eastAsia="en-US"/>
              </w:rPr>
              <w:t>.</w:t>
            </w:r>
            <w:r w:rsidR="5F72F1CF" w:rsidRPr="00C364D1">
              <w:rPr>
                <w:rFonts w:eastAsia="Times New Roman"/>
                <w:b/>
                <w:bCs/>
                <w:sz w:val="18"/>
                <w:szCs w:val="18"/>
                <w:lang w:val="en-CA" w:eastAsia="en-US"/>
              </w:rPr>
              <w:t>”</w:t>
            </w:r>
          </w:p>
        </w:tc>
      </w:tr>
      <w:tr w:rsidR="0055174B" w:rsidRPr="00763844" w14:paraId="5B3D9C9D" w14:textId="77777777" w:rsidTr="1C2708FE">
        <w:trPr>
          <w:trHeight w:val="640"/>
        </w:trPr>
        <w:tc>
          <w:tcPr>
            <w:tcW w:w="455" w:type="pct"/>
            <w:tcBorders>
              <w:top w:val="nil"/>
              <w:left w:val="nil"/>
              <w:bottom w:val="nil"/>
              <w:right w:val="nil"/>
            </w:tcBorders>
            <w:hideMark/>
          </w:tcPr>
          <w:p w14:paraId="778DFB6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5Xn</w:t>
            </w:r>
          </w:p>
        </w:tc>
        <w:tc>
          <w:tcPr>
            <w:tcW w:w="1060" w:type="pct"/>
            <w:tcBorders>
              <w:top w:val="nil"/>
              <w:left w:val="nil"/>
              <w:bottom w:val="nil"/>
              <w:right w:val="nil"/>
            </w:tcBorders>
            <w:hideMark/>
          </w:tcPr>
          <w:p w14:paraId="1CF2C12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in_vivo_reporting_notes</w:t>
            </w:r>
          </w:p>
        </w:tc>
        <w:tc>
          <w:tcPr>
            <w:tcW w:w="378" w:type="pct"/>
            <w:tcBorders>
              <w:top w:val="nil"/>
              <w:left w:val="nil"/>
              <w:bottom w:val="nil"/>
              <w:right w:val="nil"/>
            </w:tcBorders>
            <w:hideMark/>
          </w:tcPr>
          <w:p w14:paraId="27E92FD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37DC2A4F" w14:textId="6D96A990"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65454FBA" w:rsidRPr="754464B0">
              <w:rPr>
                <w:rFonts w:eastAsia="Times New Roman"/>
                <w:sz w:val="18"/>
                <w:szCs w:val="18"/>
                <w:lang w:val="en-CA" w:eastAsia="en-US"/>
              </w:rPr>
              <w:t>ny notes</w:t>
            </w:r>
            <w:r w:rsidRPr="754464B0">
              <w:rPr>
                <w:rFonts w:eastAsia="Times New Roman"/>
                <w:sz w:val="18"/>
                <w:szCs w:val="18"/>
                <w:lang w:val="en-CA" w:eastAsia="en-US"/>
              </w:rPr>
              <w:t xml:space="preserve"> about the in-vivo reporting</w:t>
            </w:r>
          </w:p>
        </w:tc>
        <w:tc>
          <w:tcPr>
            <w:tcW w:w="1593" w:type="pct"/>
            <w:tcBorders>
              <w:top w:val="nil"/>
              <w:left w:val="nil"/>
              <w:bottom w:val="nil"/>
              <w:right w:val="nil"/>
            </w:tcBorders>
            <w:hideMark/>
          </w:tcPr>
          <w:p w14:paraId="144FFA2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77968EE1" w14:textId="77777777" w:rsidTr="1C2708FE">
        <w:trPr>
          <w:trHeight w:val="1600"/>
        </w:trPr>
        <w:tc>
          <w:tcPr>
            <w:tcW w:w="455" w:type="pct"/>
            <w:tcBorders>
              <w:top w:val="nil"/>
              <w:left w:val="nil"/>
              <w:bottom w:val="nil"/>
              <w:right w:val="nil"/>
            </w:tcBorders>
            <w:hideMark/>
          </w:tcPr>
          <w:p w14:paraId="65AE0E1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5Y</w:t>
            </w:r>
          </w:p>
        </w:tc>
        <w:tc>
          <w:tcPr>
            <w:tcW w:w="1060" w:type="pct"/>
            <w:tcBorders>
              <w:top w:val="nil"/>
              <w:left w:val="nil"/>
              <w:bottom w:val="nil"/>
              <w:right w:val="nil"/>
            </w:tcBorders>
            <w:hideMark/>
          </w:tcPr>
          <w:p w14:paraId="615EBCF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in_vivo_methodology</w:t>
            </w:r>
          </w:p>
        </w:tc>
        <w:tc>
          <w:tcPr>
            <w:tcW w:w="378" w:type="pct"/>
            <w:tcBorders>
              <w:top w:val="nil"/>
              <w:left w:val="nil"/>
              <w:bottom w:val="nil"/>
              <w:right w:val="nil"/>
            </w:tcBorders>
            <w:hideMark/>
          </w:tcPr>
          <w:p w14:paraId="0A84A70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MQ</w:t>
            </w:r>
          </w:p>
        </w:tc>
        <w:tc>
          <w:tcPr>
            <w:tcW w:w="1514" w:type="pct"/>
            <w:tcBorders>
              <w:top w:val="nil"/>
              <w:left w:val="nil"/>
              <w:bottom w:val="nil"/>
              <w:right w:val="nil"/>
            </w:tcBorders>
            <w:hideMark/>
          </w:tcPr>
          <w:p w14:paraId="1E077F39" w14:textId="23C40124"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Did the method seem feasible and technically well performed concerning the study’s aim and outcome and in contrast to other known literature? Is it likely that the design influences the results</w:t>
            </w:r>
            <w:r w:rsidR="7F5ED66E" w:rsidRPr="754464B0">
              <w:rPr>
                <w:rFonts w:eastAsia="Times New Roman"/>
                <w:sz w:val="18"/>
                <w:szCs w:val="18"/>
                <w:lang w:val="en-CA" w:eastAsia="en-US"/>
              </w:rPr>
              <w:t>—</w:t>
            </w:r>
            <w:r w:rsidRPr="754464B0">
              <w:rPr>
                <w:rFonts w:eastAsia="Times New Roman"/>
                <w:sz w:val="18"/>
                <w:szCs w:val="18"/>
                <w:lang w:val="en-CA" w:eastAsia="en-US"/>
              </w:rPr>
              <w:lastRenderedPageBreak/>
              <w:t xml:space="preserve">incomprehensive/insensible method? </w:t>
            </w:r>
            <w:r w:rsidRPr="754464B0">
              <w:rPr>
                <w:rFonts w:eastAsia="Times New Roman"/>
                <w:b/>
                <w:bCs/>
                <w:sz w:val="18"/>
                <w:szCs w:val="18"/>
                <w:lang w:val="en-CA" w:eastAsia="en-US"/>
              </w:rPr>
              <w:t>Yes/Partly/No</w:t>
            </w:r>
            <w:r w:rsidRPr="754464B0">
              <w:rPr>
                <w:rFonts w:eastAsia="Times New Roman"/>
                <w:sz w:val="18"/>
                <w:szCs w:val="18"/>
                <w:lang w:val="en-CA" w:eastAsia="en-US"/>
              </w:rPr>
              <w:t xml:space="preserve"> </w:t>
            </w:r>
          </w:p>
        </w:tc>
        <w:tc>
          <w:tcPr>
            <w:tcW w:w="1593" w:type="pct"/>
            <w:tcBorders>
              <w:top w:val="nil"/>
              <w:left w:val="nil"/>
              <w:bottom w:val="nil"/>
              <w:right w:val="nil"/>
            </w:tcBorders>
            <w:hideMark/>
          </w:tcPr>
          <w:p w14:paraId="2A118CCF" w14:textId="2365F3D3" w:rsidR="007F555C" w:rsidRDefault="007F555C" w:rsidP="754464B0">
            <w:pPr>
              <w:spacing w:after="0"/>
              <w:rPr>
                <w:rFonts w:eastAsia="Times New Roman"/>
                <w:sz w:val="18"/>
                <w:szCs w:val="18"/>
                <w:lang w:val="en-CA" w:eastAsia="en-US"/>
              </w:rPr>
            </w:pPr>
            <w:r w:rsidRPr="754464B0">
              <w:rPr>
                <w:rFonts w:eastAsia="Times New Roman"/>
                <w:sz w:val="18"/>
                <w:szCs w:val="18"/>
                <w:lang w:val="en-CA" w:eastAsia="en-US"/>
              </w:rPr>
              <w:lastRenderedPageBreak/>
              <w:t xml:space="preserve">This question summarises items </w:t>
            </w:r>
            <w:r>
              <w:rPr>
                <w:rFonts w:eastAsia="Times New Roman"/>
                <w:sz w:val="18"/>
                <w:szCs w:val="18"/>
                <w:lang w:val="en-CA" w:eastAsia="en-US"/>
              </w:rPr>
              <w:t>related to animals reporting (</w:t>
            </w:r>
            <w:r w:rsidRPr="754464B0">
              <w:rPr>
                <w:rFonts w:eastAsia="Times New Roman"/>
                <w:sz w:val="18"/>
                <w:szCs w:val="18"/>
                <w:lang w:val="en-CA" w:eastAsia="en-US"/>
              </w:rPr>
              <w:t>3X</w:t>
            </w:r>
            <w:r>
              <w:rPr>
                <w:rFonts w:eastAsia="Times New Roman"/>
                <w:sz w:val="18"/>
                <w:szCs w:val="18"/>
                <w:lang w:val="en-CA" w:eastAsia="en-US"/>
              </w:rPr>
              <w:t>)</w:t>
            </w:r>
            <w:r w:rsidRPr="754464B0">
              <w:rPr>
                <w:rFonts w:eastAsia="Times New Roman"/>
                <w:sz w:val="18"/>
                <w:szCs w:val="18"/>
                <w:lang w:val="en-CA" w:eastAsia="en-US"/>
              </w:rPr>
              <w:t xml:space="preserve">, </w:t>
            </w:r>
            <w:r>
              <w:rPr>
                <w:rFonts w:eastAsia="Times New Roman"/>
                <w:sz w:val="18"/>
                <w:szCs w:val="18"/>
                <w:lang w:val="en-CA" w:eastAsia="en-US"/>
              </w:rPr>
              <w:t>animals’ methodology (</w:t>
            </w:r>
            <w:r w:rsidRPr="754464B0">
              <w:rPr>
                <w:rFonts w:eastAsia="Times New Roman"/>
                <w:sz w:val="18"/>
                <w:szCs w:val="18"/>
                <w:lang w:val="en-CA" w:eastAsia="en-US"/>
              </w:rPr>
              <w:t>3Y</w:t>
            </w:r>
            <w:r>
              <w:rPr>
                <w:rFonts w:eastAsia="Times New Roman"/>
                <w:sz w:val="18"/>
                <w:szCs w:val="18"/>
                <w:lang w:val="en-CA" w:eastAsia="en-US"/>
              </w:rPr>
              <w:t>)</w:t>
            </w:r>
            <w:r w:rsidRPr="754464B0">
              <w:rPr>
                <w:rFonts w:eastAsia="Times New Roman"/>
                <w:sz w:val="18"/>
                <w:szCs w:val="18"/>
                <w:lang w:val="en-CA" w:eastAsia="en-US"/>
              </w:rPr>
              <w:t xml:space="preserve">, </w:t>
            </w:r>
            <w:r>
              <w:rPr>
                <w:rFonts w:eastAsia="Times New Roman"/>
                <w:sz w:val="18"/>
                <w:szCs w:val="18"/>
                <w:lang w:val="en-CA" w:eastAsia="en-US"/>
              </w:rPr>
              <w:t>animals' selection bias (</w:t>
            </w:r>
            <w:r w:rsidRPr="754464B0">
              <w:rPr>
                <w:rFonts w:eastAsia="Times New Roman"/>
                <w:sz w:val="18"/>
                <w:szCs w:val="18"/>
                <w:lang w:val="en-CA" w:eastAsia="en-US"/>
              </w:rPr>
              <w:t>3Z</w:t>
            </w:r>
            <w:r>
              <w:rPr>
                <w:rFonts w:eastAsia="Times New Roman"/>
                <w:sz w:val="18"/>
                <w:szCs w:val="18"/>
                <w:lang w:val="en-CA" w:eastAsia="en-US"/>
              </w:rPr>
              <w:t>)</w:t>
            </w:r>
            <w:r w:rsidRPr="754464B0">
              <w:rPr>
                <w:rFonts w:eastAsia="Times New Roman"/>
                <w:sz w:val="18"/>
                <w:szCs w:val="18"/>
                <w:lang w:val="en-CA" w:eastAsia="en-US"/>
              </w:rPr>
              <w:t>,</w:t>
            </w:r>
            <w:r>
              <w:rPr>
                <w:rFonts w:eastAsia="Times New Roman"/>
                <w:sz w:val="18"/>
                <w:szCs w:val="18"/>
                <w:lang w:val="en-CA" w:eastAsia="en-US"/>
              </w:rPr>
              <w:t xml:space="preserve"> sample size calculation (</w:t>
            </w:r>
            <w:r w:rsidRPr="754464B0">
              <w:rPr>
                <w:rFonts w:eastAsia="Times New Roman"/>
                <w:sz w:val="18"/>
                <w:szCs w:val="18"/>
                <w:lang w:val="en-CA" w:eastAsia="en-US"/>
              </w:rPr>
              <w:t>4Y</w:t>
            </w:r>
            <w:r>
              <w:rPr>
                <w:rFonts w:eastAsia="Times New Roman"/>
                <w:sz w:val="18"/>
                <w:szCs w:val="18"/>
                <w:lang w:val="en-CA" w:eastAsia="en-US"/>
              </w:rPr>
              <w:t>)</w:t>
            </w:r>
            <w:r w:rsidRPr="754464B0">
              <w:rPr>
                <w:rFonts w:eastAsia="Times New Roman"/>
                <w:sz w:val="18"/>
                <w:szCs w:val="18"/>
                <w:lang w:val="en-CA" w:eastAsia="en-US"/>
              </w:rPr>
              <w:t xml:space="preserve">, and </w:t>
            </w:r>
            <w:r>
              <w:rPr>
                <w:rFonts w:eastAsia="Times New Roman"/>
                <w:sz w:val="18"/>
                <w:szCs w:val="18"/>
                <w:lang w:val="en-CA" w:eastAsia="en-US"/>
              </w:rPr>
              <w:t>in vivo reporting (</w:t>
            </w:r>
            <w:r w:rsidRPr="754464B0">
              <w:rPr>
                <w:rFonts w:eastAsia="Times New Roman"/>
                <w:sz w:val="18"/>
                <w:szCs w:val="18"/>
                <w:lang w:val="en-CA" w:eastAsia="en-US"/>
              </w:rPr>
              <w:t>5X</w:t>
            </w:r>
            <w:r>
              <w:rPr>
                <w:rFonts w:eastAsia="Times New Roman"/>
                <w:sz w:val="18"/>
                <w:szCs w:val="18"/>
                <w:lang w:val="en-CA" w:eastAsia="en-US"/>
              </w:rPr>
              <w:t xml:space="preserve">) </w:t>
            </w:r>
            <w:r w:rsidRPr="754464B0">
              <w:rPr>
                <w:rFonts w:eastAsia="Times New Roman"/>
                <w:sz w:val="18"/>
                <w:szCs w:val="18"/>
                <w:lang w:val="en-CA" w:eastAsia="en-US"/>
              </w:rPr>
              <w:t>(low transparency prevents the method quality assessment).</w:t>
            </w:r>
          </w:p>
          <w:p w14:paraId="20A8677B" w14:textId="4F948830" w:rsidR="00BB6D0B" w:rsidRPr="00BB6D0B" w:rsidRDefault="346E2CB5" w:rsidP="754464B0">
            <w:pPr>
              <w:spacing w:after="0"/>
              <w:rPr>
                <w:rFonts w:eastAsia="Times New Roman"/>
                <w:color w:val="000000"/>
                <w:sz w:val="18"/>
                <w:szCs w:val="18"/>
                <w:lang w:val="en-CA" w:eastAsia="en-US"/>
              </w:rPr>
            </w:pPr>
            <w:r w:rsidRPr="754464B0">
              <w:rPr>
                <w:rFonts w:eastAsia="Times New Roman"/>
                <w:sz w:val="18"/>
                <w:szCs w:val="18"/>
                <w:lang w:val="en-CA" w:eastAsia="en-US"/>
              </w:rPr>
              <w:lastRenderedPageBreak/>
              <w:t xml:space="preserve">Code as </w:t>
            </w:r>
            <w:r w:rsidRPr="00D4005E">
              <w:rPr>
                <w:rFonts w:eastAsia="Times New Roman"/>
                <w:b/>
                <w:bCs/>
                <w:sz w:val="18"/>
                <w:szCs w:val="18"/>
                <w:lang w:val="en-CA" w:eastAsia="en-US"/>
              </w:rPr>
              <w:t>“Yes”</w:t>
            </w:r>
            <w:r w:rsidRPr="754464B0">
              <w:rPr>
                <w:rFonts w:eastAsia="Times New Roman"/>
                <w:sz w:val="18"/>
                <w:szCs w:val="18"/>
                <w:lang w:val="en-CA" w:eastAsia="en-US"/>
              </w:rPr>
              <w:t xml:space="preserve"> if the study fully meets the criteria</w:t>
            </w:r>
            <w:r w:rsidR="00507F9A">
              <w:rPr>
                <w:rFonts w:eastAsia="Times New Roman"/>
                <w:sz w:val="18"/>
                <w:szCs w:val="18"/>
                <w:lang w:val="en-CA" w:eastAsia="en-US"/>
              </w:rPr>
              <w:t>(</w:t>
            </w:r>
            <w:r w:rsidRPr="754464B0">
              <w:rPr>
                <w:rFonts w:eastAsia="Times New Roman"/>
                <w:sz w:val="18"/>
                <w:szCs w:val="18"/>
                <w:lang w:val="en-CA" w:eastAsia="en-US"/>
              </w:rPr>
              <w:t>3X</w:t>
            </w:r>
            <w:r w:rsidR="00507F9A">
              <w:rPr>
                <w:rFonts w:eastAsia="Times New Roman"/>
                <w:sz w:val="18"/>
                <w:szCs w:val="18"/>
                <w:lang w:val="en-CA" w:eastAsia="en-US"/>
              </w:rPr>
              <w:t>)</w:t>
            </w:r>
            <w:r w:rsidRPr="754464B0">
              <w:rPr>
                <w:rFonts w:eastAsia="Times New Roman"/>
                <w:sz w:val="18"/>
                <w:szCs w:val="18"/>
                <w:lang w:val="en-CA" w:eastAsia="en-US"/>
              </w:rPr>
              <w:t xml:space="preserve">, </w:t>
            </w:r>
            <w:r w:rsidR="00507F9A">
              <w:rPr>
                <w:rFonts w:eastAsia="Times New Roman"/>
                <w:sz w:val="18"/>
                <w:szCs w:val="18"/>
                <w:lang w:val="en-CA" w:eastAsia="en-US"/>
              </w:rPr>
              <w:t>methodology (</w:t>
            </w:r>
            <w:r w:rsidRPr="754464B0">
              <w:rPr>
                <w:rFonts w:eastAsia="Times New Roman"/>
                <w:sz w:val="18"/>
                <w:szCs w:val="18"/>
                <w:lang w:val="en-CA" w:eastAsia="en-US"/>
              </w:rPr>
              <w:t>3Y</w:t>
            </w:r>
            <w:r w:rsidR="00507F9A">
              <w:rPr>
                <w:rFonts w:eastAsia="Times New Roman"/>
                <w:sz w:val="18"/>
                <w:szCs w:val="18"/>
                <w:lang w:val="en-CA" w:eastAsia="en-US"/>
              </w:rPr>
              <w:t>)</w:t>
            </w:r>
            <w:r w:rsidRPr="754464B0">
              <w:rPr>
                <w:rFonts w:eastAsia="Times New Roman"/>
                <w:sz w:val="18"/>
                <w:szCs w:val="18"/>
                <w:lang w:val="en-CA" w:eastAsia="en-US"/>
              </w:rPr>
              <w:t xml:space="preserve">, </w:t>
            </w:r>
            <w:r w:rsidR="00413946">
              <w:rPr>
                <w:rFonts w:eastAsia="Times New Roman"/>
                <w:sz w:val="18"/>
                <w:szCs w:val="18"/>
                <w:lang w:val="en-CA" w:eastAsia="en-US"/>
              </w:rPr>
              <w:t>selection bias (</w:t>
            </w:r>
            <w:r w:rsidRPr="754464B0">
              <w:rPr>
                <w:rFonts w:eastAsia="Times New Roman"/>
                <w:sz w:val="18"/>
                <w:szCs w:val="18"/>
                <w:lang w:val="en-CA" w:eastAsia="en-US"/>
              </w:rPr>
              <w:t>3Z</w:t>
            </w:r>
            <w:r w:rsidR="00413946">
              <w:rPr>
                <w:rFonts w:eastAsia="Times New Roman"/>
                <w:sz w:val="18"/>
                <w:szCs w:val="18"/>
                <w:lang w:val="en-CA" w:eastAsia="en-US"/>
              </w:rPr>
              <w:t>)</w:t>
            </w:r>
            <w:r w:rsidRPr="754464B0">
              <w:rPr>
                <w:rFonts w:eastAsia="Times New Roman"/>
                <w:sz w:val="18"/>
                <w:szCs w:val="18"/>
                <w:lang w:val="en-CA" w:eastAsia="en-US"/>
              </w:rPr>
              <w:t xml:space="preserve">, </w:t>
            </w:r>
            <w:r w:rsidR="00413946">
              <w:rPr>
                <w:rFonts w:eastAsia="Times New Roman"/>
                <w:sz w:val="18"/>
                <w:szCs w:val="18"/>
                <w:lang w:val="en-CA" w:eastAsia="en-US"/>
              </w:rPr>
              <w:t>sample size calculation (</w:t>
            </w:r>
            <w:r w:rsidRPr="754464B0">
              <w:rPr>
                <w:rFonts w:eastAsia="Times New Roman"/>
                <w:sz w:val="18"/>
                <w:szCs w:val="18"/>
                <w:lang w:val="en-CA" w:eastAsia="en-US"/>
              </w:rPr>
              <w:t>4Y</w:t>
            </w:r>
            <w:r w:rsidR="00413946">
              <w:rPr>
                <w:rFonts w:eastAsia="Times New Roman"/>
                <w:sz w:val="18"/>
                <w:szCs w:val="18"/>
                <w:lang w:val="en-CA" w:eastAsia="en-US"/>
              </w:rPr>
              <w:t>)</w:t>
            </w:r>
            <w:r w:rsidRPr="754464B0">
              <w:rPr>
                <w:rFonts w:eastAsia="Times New Roman"/>
                <w:sz w:val="18"/>
                <w:szCs w:val="18"/>
                <w:lang w:val="en-CA" w:eastAsia="en-US"/>
              </w:rPr>
              <w:t xml:space="preserve">, and </w:t>
            </w:r>
            <w:r w:rsidR="00D4005E">
              <w:rPr>
                <w:rFonts w:eastAsia="Times New Roman"/>
                <w:sz w:val="18"/>
                <w:szCs w:val="18"/>
                <w:lang w:val="en-CA" w:eastAsia="en-US"/>
              </w:rPr>
              <w:t>in vivo reporting (</w:t>
            </w:r>
            <w:r w:rsidRPr="754464B0">
              <w:rPr>
                <w:rFonts w:eastAsia="Times New Roman"/>
                <w:sz w:val="18"/>
                <w:szCs w:val="18"/>
                <w:lang w:val="en-CA" w:eastAsia="en-US"/>
              </w:rPr>
              <w:t>5X</w:t>
            </w:r>
            <w:r w:rsidR="00D4005E">
              <w:rPr>
                <w:rFonts w:eastAsia="Times New Roman"/>
                <w:sz w:val="18"/>
                <w:szCs w:val="18"/>
                <w:lang w:val="en-CA" w:eastAsia="en-US"/>
              </w:rPr>
              <w:t>) (</w:t>
            </w:r>
            <w:r w:rsidRPr="754464B0">
              <w:rPr>
                <w:rFonts w:eastAsia="Times New Roman"/>
                <w:sz w:val="18"/>
                <w:szCs w:val="18"/>
                <w:lang w:val="en-CA" w:eastAsia="en-US"/>
              </w:rPr>
              <w:t>i.e. a</w:t>
            </w:r>
            <w:r w:rsidR="799B1412" w:rsidRPr="754464B0">
              <w:rPr>
                <w:rFonts w:eastAsia="Times New Roman"/>
                <w:sz w:val="18"/>
                <w:szCs w:val="18"/>
                <w:lang w:val="en-CA" w:eastAsia="en-US"/>
              </w:rPr>
              <w:t>ll</w:t>
            </w:r>
            <w:r w:rsidRPr="754464B0">
              <w:rPr>
                <w:rFonts w:eastAsia="Times New Roman"/>
                <w:sz w:val="18"/>
                <w:szCs w:val="18"/>
                <w:lang w:val="en-CA" w:eastAsia="en-US"/>
              </w:rPr>
              <w:t xml:space="preserve"> </w:t>
            </w:r>
            <w:r w:rsidRPr="00D4005E">
              <w:rPr>
                <w:rFonts w:eastAsia="Times New Roman"/>
                <w:b/>
                <w:bCs/>
                <w:sz w:val="18"/>
                <w:szCs w:val="18"/>
                <w:lang w:val="en-CA" w:eastAsia="en-US"/>
              </w:rPr>
              <w:t>“</w:t>
            </w:r>
            <w:r w:rsidR="0F5CC76E" w:rsidRPr="00D4005E">
              <w:rPr>
                <w:rFonts w:eastAsia="Times New Roman"/>
                <w:b/>
                <w:bCs/>
                <w:sz w:val="18"/>
                <w:szCs w:val="18"/>
                <w:lang w:val="en-CA" w:eastAsia="en-US"/>
              </w:rPr>
              <w:t>Y</w:t>
            </w:r>
            <w:r w:rsidRPr="00D4005E">
              <w:rPr>
                <w:rFonts w:eastAsia="Times New Roman"/>
                <w:b/>
                <w:bCs/>
                <w:sz w:val="18"/>
                <w:szCs w:val="18"/>
                <w:lang w:val="en-CA" w:eastAsia="en-US"/>
              </w:rPr>
              <w:t>es”</w:t>
            </w:r>
            <w:r w:rsidR="47E067BA" w:rsidRPr="007F555C">
              <w:rPr>
                <w:rFonts w:eastAsia="Times New Roman"/>
                <w:sz w:val="18"/>
                <w:szCs w:val="18"/>
                <w:lang w:val="en-CA" w:eastAsia="en-US"/>
              </w:rPr>
              <w:t>)</w:t>
            </w:r>
            <w:r w:rsidRPr="007F555C">
              <w:rPr>
                <w:rFonts w:eastAsia="Times New Roman"/>
                <w:sz w:val="18"/>
                <w:szCs w:val="18"/>
                <w:lang w:val="en-CA" w:eastAsia="en-US"/>
              </w:rPr>
              <w:t>.</w:t>
            </w:r>
            <w:r w:rsidRPr="00D4005E">
              <w:rPr>
                <w:rFonts w:eastAsia="Times New Roman"/>
                <w:b/>
                <w:bCs/>
                <w:sz w:val="18"/>
                <w:szCs w:val="18"/>
                <w:lang w:val="en-CA" w:eastAsia="en-US"/>
              </w:rPr>
              <w:t xml:space="preserve"> </w:t>
            </w:r>
            <w:r w:rsidR="16D9185C" w:rsidRPr="754464B0">
              <w:rPr>
                <w:rFonts w:eastAsia="Times New Roman"/>
                <w:sz w:val="18"/>
                <w:szCs w:val="18"/>
                <w:lang w:val="en-CA" w:eastAsia="en-US"/>
              </w:rPr>
              <w:t xml:space="preserve">Code as </w:t>
            </w:r>
            <w:r w:rsidR="16D9185C" w:rsidRPr="00D4005E">
              <w:rPr>
                <w:rFonts w:eastAsia="Times New Roman"/>
                <w:b/>
                <w:bCs/>
                <w:sz w:val="18"/>
                <w:szCs w:val="18"/>
                <w:lang w:val="en-CA" w:eastAsia="en-US"/>
              </w:rPr>
              <w:t>“No”</w:t>
            </w:r>
            <w:r w:rsidR="16D9185C" w:rsidRPr="754464B0">
              <w:rPr>
                <w:rFonts w:eastAsia="Times New Roman"/>
                <w:sz w:val="18"/>
                <w:szCs w:val="18"/>
                <w:lang w:val="en-CA" w:eastAsia="en-US"/>
              </w:rPr>
              <w:t xml:space="preserve"> if the study </w:t>
            </w:r>
            <w:r w:rsidR="005E2C3E">
              <w:rPr>
                <w:rFonts w:eastAsia="Times New Roman"/>
                <w:sz w:val="18"/>
                <w:szCs w:val="18"/>
                <w:lang w:val="en-CA" w:eastAsia="en-US"/>
              </w:rPr>
              <w:t xml:space="preserve">doesn’t </w:t>
            </w:r>
            <w:r w:rsidR="16D9185C" w:rsidRPr="754464B0">
              <w:rPr>
                <w:rFonts w:eastAsia="Times New Roman"/>
                <w:sz w:val="18"/>
                <w:szCs w:val="18"/>
                <w:lang w:val="en-CA" w:eastAsia="en-US"/>
              </w:rPr>
              <w:t>fully</w:t>
            </w:r>
            <w:r w:rsidR="00843B50">
              <w:rPr>
                <w:rFonts w:eastAsia="Times New Roman"/>
                <w:sz w:val="18"/>
                <w:szCs w:val="18"/>
                <w:lang w:val="en-CA" w:eastAsia="en-US"/>
              </w:rPr>
              <w:t xml:space="preserve"> </w:t>
            </w:r>
            <w:r w:rsidR="007F555C" w:rsidRPr="754464B0">
              <w:rPr>
                <w:rFonts w:eastAsia="Times New Roman"/>
                <w:sz w:val="18"/>
                <w:szCs w:val="18"/>
                <w:lang w:val="en-CA" w:eastAsia="en-US"/>
              </w:rPr>
              <w:t>meet</w:t>
            </w:r>
            <w:r w:rsidR="16D9185C" w:rsidRPr="754464B0">
              <w:rPr>
                <w:rFonts w:eastAsia="Times New Roman"/>
                <w:sz w:val="18"/>
                <w:szCs w:val="18"/>
                <w:lang w:val="en-CA" w:eastAsia="en-US"/>
              </w:rPr>
              <w:t xml:space="preserve"> the criteria in items </w:t>
            </w:r>
            <w:r w:rsidR="005C6135" w:rsidRPr="005C6135">
              <w:rPr>
                <w:rFonts w:eastAsia="Times New Roman"/>
                <w:sz w:val="18"/>
                <w:szCs w:val="18"/>
                <w:lang w:val="en-CA" w:eastAsia="en-US"/>
              </w:rPr>
              <w:t xml:space="preserve">animals reporting (3X), animals’ methodology (3Y), animals' selection bias (3Z), sample size calculation (4Y), and in vivo reporting (5X) </w:t>
            </w:r>
            <w:r w:rsidR="16D9185C" w:rsidRPr="754464B0">
              <w:rPr>
                <w:rFonts w:eastAsia="Times New Roman"/>
                <w:sz w:val="18"/>
                <w:szCs w:val="18"/>
                <w:lang w:val="en-CA" w:eastAsia="en-US"/>
              </w:rPr>
              <w:t xml:space="preserve">(i.e. all </w:t>
            </w:r>
            <w:r w:rsidR="16D9185C" w:rsidRPr="005E2C3E">
              <w:rPr>
                <w:rFonts w:eastAsia="Times New Roman"/>
                <w:b/>
                <w:bCs/>
                <w:sz w:val="18"/>
                <w:szCs w:val="18"/>
                <w:lang w:val="en-CA" w:eastAsia="en-US"/>
              </w:rPr>
              <w:t>“No”</w:t>
            </w:r>
            <w:r w:rsidR="16D9185C" w:rsidRPr="005E2C3E">
              <w:rPr>
                <w:rFonts w:eastAsia="Times New Roman"/>
                <w:sz w:val="18"/>
                <w:szCs w:val="18"/>
                <w:lang w:val="en-CA" w:eastAsia="en-US"/>
              </w:rPr>
              <w:t>).</w:t>
            </w:r>
            <w:r w:rsidR="16D9185C" w:rsidRPr="754464B0">
              <w:rPr>
                <w:rFonts w:eastAsia="Times New Roman"/>
                <w:sz w:val="18"/>
                <w:szCs w:val="18"/>
                <w:lang w:val="en-CA" w:eastAsia="en-US"/>
              </w:rPr>
              <w:t xml:space="preserve"> </w:t>
            </w:r>
            <w:r w:rsidR="1337ABF8" w:rsidRPr="754464B0">
              <w:rPr>
                <w:rFonts w:eastAsia="Times New Roman"/>
                <w:sz w:val="18"/>
                <w:szCs w:val="18"/>
                <w:lang w:val="en-CA" w:eastAsia="en-US"/>
              </w:rPr>
              <w:t xml:space="preserve">Code as </w:t>
            </w:r>
            <w:r w:rsidR="1337ABF8" w:rsidRPr="754464B0">
              <w:rPr>
                <w:rFonts w:eastAsia="Times New Roman"/>
                <w:b/>
                <w:bCs/>
                <w:sz w:val="18"/>
                <w:szCs w:val="18"/>
                <w:lang w:val="en-CA" w:eastAsia="en-US"/>
              </w:rPr>
              <w:t>“Partly”</w:t>
            </w:r>
            <w:r w:rsidR="1337ABF8" w:rsidRPr="754464B0">
              <w:rPr>
                <w:rFonts w:eastAsia="Times New Roman"/>
                <w:sz w:val="18"/>
                <w:szCs w:val="18"/>
                <w:lang w:val="en-CA" w:eastAsia="en-US"/>
              </w:rPr>
              <w:t xml:space="preserve"> if the study doesn’t meet full criteria in </w:t>
            </w:r>
            <w:r w:rsidR="473C19BB" w:rsidRPr="754464B0">
              <w:rPr>
                <w:rFonts w:eastAsia="Times New Roman"/>
                <w:sz w:val="18"/>
                <w:szCs w:val="18"/>
                <w:lang w:val="en-CA" w:eastAsia="en-US"/>
              </w:rPr>
              <w:t xml:space="preserve">any of the </w:t>
            </w:r>
            <w:r w:rsidR="1337ABF8" w:rsidRPr="754464B0">
              <w:rPr>
                <w:rFonts w:eastAsia="Times New Roman"/>
                <w:sz w:val="18"/>
                <w:szCs w:val="18"/>
                <w:lang w:val="en-CA" w:eastAsia="en-US"/>
              </w:rPr>
              <w:t xml:space="preserve">items </w:t>
            </w:r>
            <w:r w:rsidR="007F555C">
              <w:rPr>
                <w:rFonts w:eastAsia="Times New Roman"/>
                <w:sz w:val="18"/>
                <w:szCs w:val="18"/>
                <w:lang w:val="en-CA" w:eastAsia="en-US"/>
              </w:rPr>
              <w:t>animals reporting (</w:t>
            </w:r>
            <w:r w:rsidR="007F555C" w:rsidRPr="754464B0">
              <w:rPr>
                <w:rFonts w:eastAsia="Times New Roman"/>
                <w:sz w:val="18"/>
                <w:szCs w:val="18"/>
                <w:lang w:val="en-CA" w:eastAsia="en-US"/>
              </w:rPr>
              <w:t>3X</w:t>
            </w:r>
            <w:r w:rsidR="007F555C">
              <w:rPr>
                <w:rFonts w:eastAsia="Times New Roman"/>
                <w:sz w:val="18"/>
                <w:szCs w:val="18"/>
                <w:lang w:val="en-CA" w:eastAsia="en-US"/>
              </w:rPr>
              <w:t>)</w:t>
            </w:r>
            <w:r w:rsidR="007F555C" w:rsidRPr="754464B0">
              <w:rPr>
                <w:rFonts w:eastAsia="Times New Roman"/>
                <w:sz w:val="18"/>
                <w:szCs w:val="18"/>
                <w:lang w:val="en-CA" w:eastAsia="en-US"/>
              </w:rPr>
              <w:t xml:space="preserve">, </w:t>
            </w:r>
            <w:r w:rsidR="007F555C">
              <w:rPr>
                <w:rFonts w:eastAsia="Times New Roman"/>
                <w:sz w:val="18"/>
                <w:szCs w:val="18"/>
                <w:lang w:val="en-CA" w:eastAsia="en-US"/>
              </w:rPr>
              <w:t>animals’ methodology (</w:t>
            </w:r>
            <w:r w:rsidR="007F555C" w:rsidRPr="754464B0">
              <w:rPr>
                <w:rFonts w:eastAsia="Times New Roman"/>
                <w:sz w:val="18"/>
                <w:szCs w:val="18"/>
                <w:lang w:val="en-CA" w:eastAsia="en-US"/>
              </w:rPr>
              <w:t>3Y</w:t>
            </w:r>
            <w:r w:rsidR="007F555C">
              <w:rPr>
                <w:rFonts w:eastAsia="Times New Roman"/>
                <w:sz w:val="18"/>
                <w:szCs w:val="18"/>
                <w:lang w:val="en-CA" w:eastAsia="en-US"/>
              </w:rPr>
              <w:t>)</w:t>
            </w:r>
            <w:r w:rsidR="007F555C" w:rsidRPr="754464B0">
              <w:rPr>
                <w:rFonts w:eastAsia="Times New Roman"/>
                <w:sz w:val="18"/>
                <w:szCs w:val="18"/>
                <w:lang w:val="en-CA" w:eastAsia="en-US"/>
              </w:rPr>
              <w:t xml:space="preserve">, </w:t>
            </w:r>
            <w:r w:rsidR="007F555C">
              <w:rPr>
                <w:rFonts w:eastAsia="Times New Roman"/>
                <w:sz w:val="18"/>
                <w:szCs w:val="18"/>
                <w:lang w:val="en-CA" w:eastAsia="en-US"/>
              </w:rPr>
              <w:t>animals' selection bias (</w:t>
            </w:r>
            <w:r w:rsidR="007F555C" w:rsidRPr="754464B0">
              <w:rPr>
                <w:rFonts w:eastAsia="Times New Roman"/>
                <w:sz w:val="18"/>
                <w:szCs w:val="18"/>
                <w:lang w:val="en-CA" w:eastAsia="en-US"/>
              </w:rPr>
              <w:t>3Z</w:t>
            </w:r>
            <w:r w:rsidR="007F555C">
              <w:rPr>
                <w:rFonts w:eastAsia="Times New Roman"/>
                <w:sz w:val="18"/>
                <w:szCs w:val="18"/>
                <w:lang w:val="en-CA" w:eastAsia="en-US"/>
              </w:rPr>
              <w:t>)</w:t>
            </w:r>
            <w:r w:rsidR="007F555C" w:rsidRPr="754464B0">
              <w:rPr>
                <w:rFonts w:eastAsia="Times New Roman"/>
                <w:sz w:val="18"/>
                <w:szCs w:val="18"/>
                <w:lang w:val="en-CA" w:eastAsia="en-US"/>
              </w:rPr>
              <w:t>,</w:t>
            </w:r>
            <w:r w:rsidR="007F555C">
              <w:rPr>
                <w:rFonts w:eastAsia="Times New Roman"/>
                <w:sz w:val="18"/>
                <w:szCs w:val="18"/>
                <w:lang w:val="en-CA" w:eastAsia="en-US"/>
              </w:rPr>
              <w:t xml:space="preserve"> sample size calculation (</w:t>
            </w:r>
            <w:r w:rsidR="007F555C" w:rsidRPr="754464B0">
              <w:rPr>
                <w:rFonts w:eastAsia="Times New Roman"/>
                <w:sz w:val="18"/>
                <w:szCs w:val="18"/>
                <w:lang w:val="en-CA" w:eastAsia="en-US"/>
              </w:rPr>
              <w:t>4Y</w:t>
            </w:r>
            <w:r w:rsidR="007F555C">
              <w:rPr>
                <w:rFonts w:eastAsia="Times New Roman"/>
                <w:sz w:val="18"/>
                <w:szCs w:val="18"/>
                <w:lang w:val="en-CA" w:eastAsia="en-US"/>
              </w:rPr>
              <w:t>)</w:t>
            </w:r>
            <w:r w:rsidR="007F555C" w:rsidRPr="754464B0">
              <w:rPr>
                <w:rFonts w:eastAsia="Times New Roman"/>
                <w:sz w:val="18"/>
                <w:szCs w:val="18"/>
                <w:lang w:val="en-CA" w:eastAsia="en-US"/>
              </w:rPr>
              <w:t xml:space="preserve">, and </w:t>
            </w:r>
            <w:r w:rsidR="007F555C">
              <w:rPr>
                <w:rFonts w:eastAsia="Times New Roman"/>
                <w:sz w:val="18"/>
                <w:szCs w:val="18"/>
                <w:lang w:val="en-CA" w:eastAsia="en-US"/>
              </w:rPr>
              <w:t>in vivo reporting (</w:t>
            </w:r>
            <w:r w:rsidR="007F555C" w:rsidRPr="754464B0">
              <w:rPr>
                <w:rFonts w:eastAsia="Times New Roman"/>
                <w:sz w:val="18"/>
                <w:szCs w:val="18"/>
                <w:lang w:val="en-CA" w:eastAsia="en-US"/>
              </w:rPr>
              <w:t>5X</w:t>
            </w:r>
            <w:r w:rsidR="007F555C">
              <w:rPr>
                <w:rFonts w:eastAsia="Times New Roman"/>
                <w:sz w:val="18"/>
                <w:szCs w:val="18"/>
                <w:lang w:val="en-CA" w:eastAsia="en-US"/>
              </w:rPr>
              <w:t>)</w:t>
            </w:r>
            <w:r w:rsidR="005C6135">
              <w:rPr>
                <w:rFonts w:eastAsia="Times New Roman"/>
                <w:sz w:val="18"/>
                <w:szCs w:val="18"/>
                <w:lang w:val="en-CA" w:eastAsia="en-US"/>
              </w:rPr>
              <w:t>.</w:t>
            </w:r>
          </w:p>
        </w:tc>
      </w:tr>
      <w:tr w:rsidR="0055174B" w:rsidRPr="00763844" w14:paraId="44033C2C" w14:textId="77777777" w:rsidTr="1C2708FE">
        <w:trPr>
          <w:trHeight w:val="640"/>
        </w:trPr>
        <w:tc>
          <w:tcPr>
            <w:tcW w:w="455" w:type="pct"/>
            <w:tcBorders>
              <w:top w:val="nil"/>
              <w:left w:val="nil"/>
              <w:bottom w:val="nil"/>
              <w:right w:val="nil"/>
            </w:tcBorders>
            <w:hideMark/>
          </w:tcPr>
          <w:p w14:paraId="65F44C9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5Yn</w:t>
            </w:r>
          </w:p>
        </w:tc>
        <w:tc>
          <w:tcPr>
            <w:tcW w:w="1060" w:type="pct"/>
            <w:tcBorders>
              <w:top w:val="nil"/>
              <w:left w:val="nil"/>
              <w:bottom w:val="nil"/>
              <w:right w:val="nil"/>
            </w:tcBorders>
            <w:hideMark/>
          </w:tcPr>
          <w:p w14:paraId="682B2AA0"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in_vivo_methodology_notes</w:t>
            </w:r>
          </w:p>
        </w:tc>
        <w:tc>
          <w:tcPr>
            <w:tcW w:w="378" w:type="pct"/>
            <w:tcBorders>
              <w:top w:val="nil"/>
              <w:left w:val="nil"/>
              <w:bottom w:val="nil"/>
              <w:right w:val="nil"/>
            </w:tcBorders>
            <w:hideMark/>
          </w:tcPr>
          <w:p w14:paraId="5B0F19E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MQ</w:t>
            </w:r>
          </w:p>
        </w:tc>
        <w:tc>
          <w:tcPr>
            <w:tcW w:w="1514" w:type="pct"/>
            <w:tcBorders>
              <w:top w:val="nil"/>
              <w:left w:val="nil"/>
              <w:bottom w:val="nil"/>
              <w:right w:val="nil"/>
            </w:tcBorders>
            <w:hideMark/>
          </w:tcPr>
          <w:p w14:paraId="6D62CF8C" w14:textId="64FD6600"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3D57ADA6" w:rsidRPr="754464B0">
              <w:rPr>
                <w:rFonts w:eastAsia="Times New Roman"/>
                <w:sz w:val="18"/>
                <w:szCs w:val="18"/>
                <w:lang w:val="en-CA" w:eastAsia="en-US"/>
              </w:rPr>
              <w:t>ny notes</w:t>
            </w:r>
            <w:r w:rsidRPr="754464B0">
              <w:rPr>
                <w:rFonts w:eastAsia="Times New Roman"/>
                <w:sz w:val="18"/>
                <w:szCs w:val="18"/>
                <w:lang w:val="en-CA" w:eastAsia="en-US"/>
              </w:rPr>
              <w:t xml:space="preserve"> about the in-vivo methodology</w:t>
            </w:r>
          </w:p>
        </w:tc>
        <w:tc>
          <w:tcPr>
            <w:tcW w:w="1593" w:type="pct"/>
            <w:tcBorders>
              <w:top w:val="nil"/>
              <w:left w:val="nil"/>
              <w:bottom w:val="nil"/>
              <w:right w:val="nil"/>
            </w:tcBorders>
            <w:hideMark/>
          </w:tcPr>
          <w:p w14:paraId="02C1130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62C751C2" w14:textId="77777777" w:rsidTr="1C2708FE">
        <w:trPr>
          <w:trHeight w:val="753"/>
        </w:trPr>
        <w:tc>
          <w:tcPr>
            <w:tcW w:w="455" w:type="pct"/>
            <w:tcBorders>
              <w:top w:val="nil"/>
              <w:left w:val="nil"/>
              <w:bottom w:val="nil"/>
              <w:right w:val="nil"/>
            </w:tcBorders>
            <w:hideMark/>
          </w:tcPr>
          <w:p w14:paraId="4B2834E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5Z (1)</w:t>
            </w:r>
          </w:p>
        </w:tc>
        <w:tc>
          <w:tcPr>
            <w:tcW w:w="1060" w:type="pct"/>
            <w:tcBorders>
              <w:top w:val="nil"/>
              <w:left w:val="nil"/>
              <w:bottom w:val="nil"/>
              <w:right w:val="nil"/>
            </w:tcBorders>
            <w:hideMark/>
          </w:tcPr>
          <w:p w14:paraId="60829FB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sequence_generation (SYRCLE Item 1)</w:t>
            </w:r>
          </w:p>
        </w:tc>
        <w:tc>
          <w:tcPr>
            <w:tcW w:w="378" w:type="pct"/>
            <w:tcBorders>
              <w:top w:val="nil"/>
              <w:left w:val="nil"/>
              <w:bottom w:val="nil"/>
              <w:right w:val="nil"/>
            </w:tcBorders>
            <w:hideMark/>
          </w:tcPr>
          <w:p w14:paraId="0E361DD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4D23FD06" w14:textId="3C3DEEFF" w:rsidR="00BB6D0B" w:rsidRPr="00BB6D0B" w:rsidRDefault="58AD6934"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Is </w:t>
            </w:r>
            <w:r w:rsidR="1337ABF8" w:rsidRPr="754464B0">
              <w:rPr>
                <w:rFonts w:eastAsia="Times New Roman"/>
                <w:sz w:val="18"/>
                <w:szCs w:val="18"/>
                <w:lang w:val="en-CA" w:eastAsia="en-US"/>
              </w:rPr>
              <w:t>there a description of</w:t>
            </w:r>
            <w:r w:rsidR="25E1494D" w:rsidRPr="754464B0">
              <w:rPr>
                <w:rFonts w:eastAsia="Times New Roman"/>
                <w:sz w:val="18"/>
                <w:szCs w:val="18"/>
                <w:lang w:val="en-CA" w:eastAsia="en-US"/>
              </w:rPr>
              <w:t xml:space="preserve"> sequence generation for</w:t>
            </w:r>
            <w:r w:rsidR="1337ABF8" w:rsidRPr="754464B0">
              <w:rPr>
                <w:rFonts w:eastAsia="Times New Roman"/>
                <w:sz w:val="18"/>
                <w:szCs w:val="18"/>
                <w:lang w:val="en-CA" w:eastAsia="en-US"/>
              </w:rPr>
              <w:t xml:space="preserve"> allocation (the process by which experimental </w:t>
            </w:r>
            <w:r w:rsidR="2AC86B9A" w:rsidRPr="754464B0">
              <w:rPr>
                <w:rFonts w:eastAsia="Times New Roman"/>
                <w:sz w:val="18"/>
                <w:szCs w:val="18"/>
                <w:lang w:val="en-CA" w:eastAsia="en-US"/>
              </w:rPr>
              <w:t xml:space="preserve">animals </w:t>
            </w:r>
            <w:r w:rsidR="1337ABF8" w:rsidRPr="754464B0">
              <w:rPr>
                <w:rFonts w:eastAsia="Times New Roman"/>
                <w:sz w:val="18"/>
                <w:szCs w:val="18"/>
                <w:lang w:val="en-CA" w:eastAsia="en-US"/>
              </w:rPr>
              <w:t xml:space="preserve">are assigned to experimental groups) And </w:t>
            </w:r>
            <w:r w:rsidR="37D67F89" w:rsidRPr="754464B0">
              <w:rPr>
                <w:rFonts w:eastAsia="Times New Roman"/>
                <w:sz w:val="18"/>
                <w:szCs w:val="18"/>
                <w:lang w:val="en-CA" w:eastAsia="en-US"/>
              </w:rPr>
              <w:t xml:space="preserve">is </w:t>
            </w:r>
            <w:r w:rsidR="1337ABF8" w:rsidRPr="754464B0">
              <w:rPr>
                <w:rFonts w:eastAsia="Times New Roman"/>
                <w:sz w:val="18"/>
                <w:szCs w:val="18"/>
                <w:lang w:val="en-CA" w:eastAsia="en-US"/>
              </w:rPr>
              <w:t xml:space="preserve">it appropriate? </w:t>
            </w:r>
            <w:r w:rsidR="1337ABF8" w:rsidRPr="754464B0">
              <w:rPr>
                <w:rFonts w:eastAsia="Times New Roman"/>
                <w:b/>
                <w:bCs/>
                <w:sz w:val="18"/>
                <w:szCs w:val="18"/>
                <w:lang w:val="en-CA" w:eastAsia="en-US"/>
              </w:rPr>
              <w:t>Yes/No/Unclear</w:t>
            </w:r>
          </w:p>
        </w:tc>
        <w:tc>
          <w:tcPr>
            <w:tcW w:w="1593" w:type="pct"/>
            <w:tcBorders>
              <w:top w:val="nil"/>
              <w:left w:val="nil"/>
              <w:bottom w:val="nil"/>
              <w:right w:val="nil"/>
            </w:tcBorders>
            <w:hideMark/>
          </w:tcPr>
          <w:p w14:paraId="78AEBE4C" w14:textId="4E22EFDC" w:rsidR="00BB6D0B" w:rsidRPr="00BB6D0B" w:rsidRDefault="5E1D914D" w:rsidP="1C2708FE">
            <w:pPr>
              <w:spacing w:after="0"/>
              <w:rPr>
                <w:rFonts w:eastAsia="Times New Roman"/>
                <w:sz w:val="18"/>
                <w:szCs w:val="18"/>
                <w:lang w:val="en-CA" w:eastAsia="en-US"/>
              </w:rPr>
            </w:pPr>
            <w:r w:rsidRPr="1C2708FE">
              <w:rPr>
                <w:rFonts w:eastAsia="Times New Roman"/>
                <w:sz w:val="18"/>
                <w:szCs w:val="18"/>
                <w:lang w:val="en-CA" w:eastAsia="en-US"/>
              </w:rPr>
              <w:t xml:space="preserve">If the authors explicitly </w:t>
            </w:r>
            <w:r w:rsidR="26F3C653" w:rsidRPr="1C2708FE">
              <w:rPr>
                <w:rFonts w:eastAsia="Times New Roman"/>
                <w:sz w:val="18"/>
                <w:szCs w:val="18"/>
                <w:lang w:val="en-CA" w:eastAsia="en-US"/>
              </w:rPr>
              <w:t xml:space="preserve">describe </w:t>
            </w:r>
            <w:r w:rsidR="757F8BE6" w:rsidRPr="1C2708FE">
              <w:rPr>
                <w:rFonts w:eastAsia="Times New Roman"/>
                <w:sz w:val="18"/>
                <w:szCs w:val="18"/>
                <w:lang w:val="en-CA" w:eastAsia="en-US"/>
              </w:rPr>
              <w:t>how dams were allocated to experimental groups and how offspring were allocated to outcome assays,</w:t>
            </w:r>
            <w:r w:rsidRPr="1C2708FE">
              <w:rPr>
                <w:rFonts w:eastAsia="Times New Roman"/>
                <w:sz w:val="18"/>
                <w:szCs w:val="18"/>
                <w:lang w:val="en-CA" w:eastAsia="en-US"/>
              </w:rPr>
              <w:t xml:space="preserve"> code as</w:t>
            </w:r>
            <w:r w:rsidRPr="1C2708FE">
              <w:rPr>
                <w:rFonts w:eastAsia="Times New Roman"/>
                <w:b/>
                <w:bCs/>
                <w:sz w:val="18"/>
                <w:szCs w:val="18"/>
                <w:lang w:val="en-CA" w:eastAsia="en-US"/>
              </w:rPr>
              <w:t xml:space="preserve"> "</w:t>
            </w:r>
            <w:r w:rsidR="489C88B3" w:rsidRPr="1C2708FE">
              <w:rPr>
                <w:rFonts w:eastAsia="Times New Roman"/>
                <w:b/>
                <w:bCs/>
                <w:sz w:val="18"/>
                <w:szCs w:val="18"/>
                <w:lang w:val="en-CA" w:eastAsia="en-US"/>
              </w:rPr>
              <w:t>Yes</w:t>
            </w:r>
            <w:r w:rsidRPr="1C2708FE">
              <w:rPr>
                <w:rFonts w:eastAsia="Times New Roman"/>
                <w:b/>
                <w:bCs/>
                <w:sz w:val="18"/>
                <w:szCs w:val="18"/>
                <w:lang w:val="en-CA" w:eastAsia="en-US"/>
              </w:rPr>
              <w:t>".</w:t>
            </w:r>
            <w:r w:rsidRPr="1C2708FE">
              <w:rPr>
                <w:rFonts w:eastAsia="Times New Roman"/>
                <w:sz w:val="18"/>
                <w:szCs w:val="18"/>
                <w:lang w:val="en-CA" w:eastAsia="en-US"/>
              </w:rPr>
              <w:t xml:space="preserve"> </w:t>
            </w:r>
            <w:r w:rsidR="6E9625EC" w:rsidRPr="1C2708FE">
              <w:rPr>
                <w:rFonts w:eastAsia="Times New Roman"/>
                <w:sz w:val="18"/>
                <w:szCs w:val="18"/>
                <w:lang w:val="en-CA" w:eastAsia="en-US"/>
              </w:rPr>
              <w:t xml:space="preserve">If the authors do not </w:t>
            </w:r>
            <w:r w:rsidR="059F3EB0" w:rsidRPr="1C2708FE">
              <w:rPr>
                <w:rFonts w:eastAsia="Times New Roman"/>
                <w:sz w:val="18"/>
                <w:szCs w:val="18"/>
                <w:lang w:val="en-CA" w:eastAsia="en-US"/>
              </w:rPr>
              <w:t>mention allocation</w:t>
            </w:r>
            <w:r w:rsidRPr="1C2708FE">
              <w:rPr>
                <w:rFonts w:eastAsia="Times New Roman"/>
                <w:sz w:val="18"/>
                <w:szCs w:val="18"/>
                <w:lang w:val="en-CA" w:eastAsia="en-US"/>
              </w:rPr>
              <w:t xml:space="preserve"> process </w:t>
            </w:r>
            <w:r w:rsidR="79F42962" w:rsidRPr="1C2708FE">
              <w:rPr>
                <w:rFonts w:eastAsia="Times New Roman"/>
                <w:sz w:val="18"/>
                <w:szCs w:val="18"/>
                <w:lang w:val="en-CA" w:eastAsia="en-US"/>
              </w:rPr>
              <w:t>and</w:t>
            </w:r>
            <w:r w:rsidR="472961B9" w:rsidRPr="1C2708FE">
              <w:rPr>
                <w:rFonts w:eastAsia="Times New Roman"/>
                <w:sz w:val="18"/>
                <w:szCs w:val="18"/>
                <w:lang w:val="en-CA" w:eastAsia="en-US"/>
              </w:rPr>
              <w:t xml:space="preserve"> do</w:t>
            </w:r>
            <w:r w:rsidR="772AE5F5" w:rsidRPr="1C2708FE">
              <w:rPr>
                <w:rFonts w:eastAsia="Times New Roman"/>
                <w:sz w:val="18"/>
                <w:szCs w:val="18"/>
                <w:lang w:val="en-CA" w:eastAsia="en-US"/>
              </w:rPr>
              <w:t xml:space="preserve"> </w:t>
            </w:r>
            <w:r w:rsidR="472961B9" w:rsidRPr="1C2708FE">
              <w:rPr>
                <w:rFonts w:eastAsia="Times New Roman"/>
                <w:sz w:val="18"/>
                <w:szCs w:val="18"/>
                <w:lang w:val="en-CA" w:eastAsia="en-US"/>
              </w:rPr>
              <w:t>n</w:t>
            </w:r>
            <w:r w:rsidR="0CA88713" w:rsidRPr="1C2708FE">
              <w:rPr>
                <w:rFonts w:eastAsia="Times New Roman"/>
                <w:sz w:val="18"/>
                <w:szCs w:val="18"/>
                <w:lang w:val="en-CA" w:eastAsia="en-US"/>
              </w:rPr>
              <w:t>o</w:t>
            </w:r>
            <w:r w:rsidR="472961B9" w:rsidRPr="1C2708FE">
              <w:rPr>
                <w:rFonts w:eastAsia="Times New Roman"/>
                <w:sz w:val="18"/>
                <w:szCs w:val="18"/>
                <w:lang w:val="en-CA" w:eastAsia="en-US"/>
              </w:rPr>
              <w:t xml:space="preserve">t explicitly </w:t>
            </w:r>
            <w:r w:rsidR="29E3C0B4" w:rsidRPr="1C2708FE">
              <w:rPr>
                <w:rFonts w:eastAsia="Times New Roman"/>
                <w:sz w:val="18"/>
                <w:szCs w:val="18"/>
                <w:lang w:val="en-CA" w:eastAsia="en-US"/>
              </w:rPr>
              <w:t>provide</w:t>
            </w:r>
            <w:r w:rsidR="472961B9" w:rsidRPr="1C2708FE">
              <w:rPr>
                <w:rFonts w:eastAsia="Times New Roman"/>
                <w:sz w:val="18"/>
                <w:szCs w:val="18"/>
                <w:lang w:val="en-CA" w:eastAsia="en-US"/>
              </w:rPr>
              <w:t xml:space="preserve"> all sample sizes per group for dams and offspring, code as </w:t>
            </w:r>
            <w:r w:rsidR="472961B9" w:rsidRPr="1C2708FE">
              <w:rPr>
                <w:rFonts w:eastAsia="Times New Roman"/>
                <w:b/>
                <w:bCs/>
                <w:sz w:val="18"/>
                <w:szCs w:val="18"/>
                <w:lang w:val="en-CA" w:eastAsia="en-US"/>
              </w:rPr>
              <w:t>"No".</w:t>
            </w:r>
            <w:r w:rsidR="472961B9" w:rsidRPr="1C2708FE">
              <w:rPr>
                <w:rFonts w:eastAsia="Times New Roman"/>
                <w:sz w:val="18"/>
                <w:szCs w:val="18"/>
                <w:lang w:val="en-CA" w:eastAsia="en-US"/>
              </w:rPr>
              <w:t xml:space="preserve"> </w:t>
            </w:r>
            <w:r w:rsidR="1337ABF8" w:rsidRPr="1C2708FE">
              <w:rPr>
                <w:rFonts w:eastAsia="Times New Roman"/>
                <w:sz w:val="18"/>
                <w:szCs w:val="18"/>
                <w:lang w:val="en-CA" w:eastAsia="en-US"/>
              </w:rPr>
              <w:t xml:space="preserve">If </w:t>
            </w:r>
            <w:r w:rsidR="19E8A8AB" w:rsidRPr="1C2708FE">
              <w:rPr>
                <w:rFonts w:eastAsia="Times New Roman"/>
                <w:sz w:val="18"/>
                <w:szCs w:val="18"/>
                <w:lang w:val="en-CA" w:eastAsia="en-US"/>
              </w:rPr>
              <w:t xml:space="preserve">only some </w:t>
            </w:r>
            <w:r w:rsidR="4EEB1F6E" w:rsidRPr="1C2708FE">
              <w:rPr>
                <w:rFonts w:eastAsia="Times New Roman"/>
                <w:sz w:val="18"/>
                <w:szCs w:val="18"/>
                <w:lang w:val="en-CA" w:eastAsia="en-US"/>
              </w:rPr>
              <w:t xml:space="preserve">sequence </w:t>
            </w:r>
            <w:r w:rsidR="4EEB1F6E" w:rsidRPr="1C2708FE">
              <w:rPr>
                <w:rFonts w:eastAsia="Times New Roman"/>
                <w:sz w:val="18"/>
                <w:szCs w:val="18"/>
                <w:lang w:val="en-CA" w:eastAsia="en-US"/>
              </w:rPr>
              <w:lastRenderedPageBreak/>
              <w:t xml:space="preserve">generation </w:t>
            </w:r>
            <w:r w:rsidR="4CD22365" w:rsidRPr="1C2708FE">
              <w:rPr>
                <w:rFonts w:eastAsia="Times New Roman"/>
                <w:sz w:val="18"/>
                <w:szCs w:val="18"/>
                <w:lang w:val="en-CA" w:eastAsia="en-US"/>
              </w:rPr>
              <w:t xml:space="preserve">information </w:t>
            </w:r>
            <w:r w:rsidR="6AD884A1" w:rsidRPr="1C2708FE">
              <w:rPr>
                <w:rFonts w:eastAsia="Times New Roman"/>
                <w:sz w:val="18"/>
                <w:szCs w:val="18"/>
                <w:lang w:val="en-CA" w:eastAsia="en-US"/>
              </w:rPr>
              <w:t>is</w:t>
            </w:r>
            <w:r w:rsidR="00E94D6E" w:rsidRPr="1C2708FE">
              <w:rPr>
                <w:rFonts w:eastAsia="Times New Roman"/>
                <w:sz w:val="18"/>
                <w:szCs w:val="18"/>
                <w:lang w:val="en-CA" w:eastAsia="en-US"/>
              </w:rPr>
              <w:t xml:space="preserve"> </w:t>
            </w:r>
            <w:r w:rsidR="1337ABF8" w:rsidRPr="1C2708FE">
              <w:rPr>
                <w:rFonts w:eastAsia="Times New Roman"/>
                <w:sz w:val="18"/>
                <w:szCs w:val="18"/>
                <w:lang w:val="en-CA" w:eastAsia="en-US"/>
              </w:rPr>
              <w:t xml:space="preserve">reported or are </w:t>
            </w:r>
            <w:r w:rsidR="00E94D6E" w:rsidRPr="1C2708FE">
              <w:rPr>
                <w:rFonts w:eastAsia="Times New Roman"/>
                <w:sz w:val="18"/>
                <w:szCs w:val="18"/>
                <w:lang w:val="en-CA" w:eastAsia="en-US"/>
              </w:rPr>
              <w:t>discrepancies code</w:t>
            </w:r>
            <w:r w:rsidR="1337ABF8" w:rsidRPr="1C2708FE">
              <w:rPr>
                <w:rFonts w:eastAsia="Times New Roman"/>
                <w:sz w:val="18"/>
                <w:szCs w:val="18"/>
                <w:lang w:val="en-CA" w:eastAsia="en-US"/>
              </w:rPr>
              <w:t xml:space="preserve"> </w:t>
            </w:r>
            <w:r w:rsidR="1337ABF8" w:rsidRPr="1C2708FE">
              <w:rPr>
                <w:rFonts w:eastAsia="Times New Roman"/>
                <w:b/>
                <w:bCs/>
                <w:sz w:val="18"/>
                <w:szCs w:val="18"/>
                <w:lang w:val="en-CA" w:eastAsia="en-US"/>
              </w:rPr>
              <w:t>“Unclear”</w:t>
            </w:r>
            <w:r w:rsidR="1337ABF8" w:rsidRPr="1C2708FE">
              <w:rPr>
                <w:rFonts w:eastAsia="Times New Roman"/>
                <w:sz w:val="18"/>
                <w:szCs w:val="18"/>
                <w:lang w:val="en-CA" w:eastAsia="en-US"/>
              </w:rPr>
              <w:t>)</w:t>
            </w:r>
            <w:r w:rsidR="005C6135" w:rsidRPr="1C2708FE">
              <w:rPr>
                <w:rFonts w:eastAsia="Times New Roman"/>
                <w:sz w:val="18"/>
                <w:szCs w:val="18"/>
                <w:lang w:val="en-CA" w:eastAsia="en-US"/>
              </w:rPr>
              <w:t>.</w:t>
            </w:r>
            <w:r w:rsidR="1337ABF8" w:rsidRPr="1C2708FE">
              <w:rPr>
                <w:rFonts w:eastAsia="Times New Roman"/>
                <w:sz w:val="18"/>
                <w:szCs w:val="18"/>
                <w:lang w:val="en-CA" w:eastAsia="en-US"/>
              </w:rPr>
              <w:t xml:space="preserve"> </w:t>
            </w:r>
          </w:p>
        </w:tc>
      </w:tr>
      <w:tr w:rsidR="0055174B" w:rsidRPr="00763844" w14:paraId="3B506BFA" w14:textId="77777777" w:rsidTr="1C2708FE">
        <w:trPr>
          <w:trHeight w:val="640"/>
        </w:trPr>
        <w:tc>
          <w:tcPr>
            <w:tcW w:w="455" w:type="pct"/>
            <w:tcBorders>
              <w:top w:val="nil"/>
              <w:left w:val="nil"/>
              <w:bottom w:val="nil"/>
              <w:right w:val="nil"/>
            </w:tcBorders>
            <w:hideMark/>
          </w:tcPr>
          <w:p w14:paraId="13986BC0"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5Z (1)n</w:t>
            </w:r>
          </w:p>
        </w:tc>
        <w:tc>
          <w:tcPr>
            <w:tcW w:w="1060" w:type="pct"/>
            <w:tcBorders>
              <w:top w:val="nil"/>
              <w:left w:val="nil"/>
              <w:bottom w:val="nil"/>
              <w:right w:val="nil"/>
            </w:tcBorders>
            <w:hideMark/>
          </w:tcPr>
          <w:p w14:paraId="596A6A4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sequence_generation_notes</w:t>
            </w:r>
          </w:p>
        </w:tc>
        <w:tc>
          <w:tcPr>
            <w:tcW w:w="378" w:type="pct"/>
            <w:tcBorders>
              <w:top w:val="nil"/>
              <w:left w:val="nil"/>
              <w:bottom w:val="nil"/>
              <w:right w:val="nil"/>
            </w:tcBorders>
            <w:hideMark/>
          </w:tcPr>
          <w:p w14:paraId="627C3B9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53065410" w14:textId="242B6E10"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A</w:t>
            </w:r>
            <w:r w:rsidR="2DF7BE72" w:rsidRPr="754464B0">
              <w:rPr>
                <w:rFonts w:eastAsia="Times New Roman"/>
                <w:sz w:val="18"/>
                <w:szCs w:val="18"/>
                <w:lang w:val="en-CA" w:eastAsia="en-US"/>
              </w:rPr>
              <w:t>ny notes</w:t>
            </w:r>
            <w:r w:rsidRPr="754464B0">
              <w:rPr>
                <w:rFonts w:eastAsia="Times New Roman"/>
                <w:sz w:val="18"/>
                <w:szCs w:val="18"/>
                <w:lang w:val="en-CA" w:eastAsia="en-US"/>
              </w:rPr>
              <w:t xml:space="preserve"> about the sequence generation</w:t>
            </w:r>
          </w:p>
        </w:tc>
        <w:tc>
          <w:tcPr>
            <w:tcW w:w="1593" w:type="pct"/>
            <w:tcBorders>
              <w:top w:val="nil"/>
              <w:left w:val="nil"/>
              <w:bottom w:val="nil"/>
              <w:right w:val="nil"/>
            </w:tcBorders>
            <w:hideMark/>
          </w:tcPr>
          <w:p w14:paraId="34D3C59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3AC7531B" w14:textId="77777777" w:rsidTr="1C2708FE">
        <w:trPr>
          <w:trHeight w:val="2240"/>
        </w:trPr>
        <w:tc>
          <w:tcPr>
            <w:tcW w:w="455" w:type="pct"/>
            <w:tcBorders>
              <w:top w:val="nil"/>
              <w:left w:val="nil"/>
              <w:bottom w:val="nil"/>
              <w:right w:val="nil"/>
            </w:tcBorders>
            <w:hideMark/>
          </w:tcPr>
          <w:p w14:paraId="174B372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5Z (2)</w:t>
            </w:r>
          </w:p>
        </w:tc>
        <w:tc>
          <w:tcPr>
            <w:tcW w:w="1060" w:type="pct"/>
            <w:tcBorders>
              <w:top w:val="nil"/>
              <w:left w:val="nil"/>
              <w:bottom w:val="nil"/>
              <w:right w:val="nil"/>
            </w:tcBorders>
            <w:hideMark/>
          </w:tcPr>
          <w:p w14:paraId="3B8FAB2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random_housing (SYRCLE Item 4)</w:t>
            </w:r>
          </w:p>
        </w:tc>
        <w:tc>
          <w:tcPr>
            <w:tcW w:w="378" w:type="pct"/>
            <w:tcBorders>
              <w:top w:val="nil"/>
              <w:left w:val="nil"/>
              <w:bottom w:val="nil"/>
              <w:right w:val="nil"/>
            </w:tcBorders>
            <w:hideMark/>
          </w:tcPr>
          <w:p w14:paraId="11A51AA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05FB862E" w14:textId="53E130E8"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Were the animals randomly housed during the experiment? </w:t>
            </w:r>
            <w:r w:rsidRPr="754464B0">
              <w:rPr>
                <w:rFonts w:eastAsia="Times New Roman"/>
                <w:b/>
                <w:bCs/>
                <w:sz w:val="18"/>
                <w:szCs w:val="18"/>
                <w:lang w:val="en-CA" w:eastAsia="en-US"/>
              </w:rPr>
              <w:t>Yes/</w:t>
            </w:r>
            <w:r w:rsidR="32E0C192" w:rsidRPr="754464B0">
              <w:rPr>
                <w:rFonts w:eastAsia="Times New Roman"/>
                <w:b/>
                <w:bCs/>
                <w:sz w:val="18"/>
                <w:szCs w:val="18"/>
                <w:lang w:val="en-CA" w:eastAsia="en-US"/>
              </w:rPr>
              <w:t>N</w:t>
            </w:r>
            <w:r w:rsidRPr="754464B0">
              <w:rPr>
                <w:rFonts w:eastAsia="Times New Roman"/>
                <w:b/>
                <w:bCs/>
                <w:sz w:val="18"/>
                <w:szCs w:val="18"/>
                <w:lang w:val="en-CA" w:eastAsia="en-US"/>
              </w:rPr>
              <w:t>o/Unclear</w:t>
            </w:r>
          </w:p>
        </w:tc>
        <w:tc>
          <w:tcPr>
            <w:tcW w:w="1593" w:type="pct"/>
            <w:tcBorders>
              <w:top w:val="nil"/>
              <w:left w:val="nil"/>
              <w:bottom w:val="nil"/>
              <w:right w:val="nil"/>
            </w:tcBorders>
            <w:hideMark/>
          </w:tcPr>
          <w:p w14:paraId="1D575793" w14:textId="64682D5A"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Some experiments are influenced by the location of housing; hence random assignment of </w:t>
            </w:r>
            <w:r w:rsidR="4FE117BA" w:rsidRPr="754464B0">
              <w:rPr>
                <w:rFonts w:eastAsia="Times New Roman"/>
                <w:sz w:val="18"/>
                <w:szCs w:val="18"/>
                <w:lang w:val="en-CA" w:eastAsia="en-US"/>
              </w:rPr>
              <w:t xml:space="preserve">housing </w:t>
            </w:r>
            <w:r w:rsidRPr="754464B0">
              <w:rPr>
                <w:rFonts w:eastAsia="Times New Roman"/>
                <w:sz w:val="18"/>
                <w:szCs w:val="18"/>
                <w:lang w:val="en-CA" w:eastAsia="en-US"/>
              </w:rPr>
              <w:t xml:space="preserve">could negate these </w:t>
            </w:r>
            <w:r w:rsidR="004526AE" w:rsidRPr="754464B0">
              <w:rPr>
                <w:rFonts w:eastAsia="Times New Roman"/>
                <w:sz w:val="18"/>
                <w:szCs w:val="18"/>
                <w:lang w:val="en-CA" w:eastAsia="en-US"/>
              </w:rPr>
              <w:t>issues</w:t>
            </w:r>
            <w:r w:rsidR="004526AE">
              <w:rPr>
                <w:rFonts w:eastAsia="Times New Roman"/>
                <w:sz w:val="18"/>
                <w:szCs w:val="18"/>
                <w:lang w:val="en-CA" w:eastAsia="en-US"/>
              </w:rPr>
              <w:t>.</w:t>
            </w:r>
            <w:r w:rsidR="004526AE" w:rsidRPr="754464B0">
              <w:rPr>
                <w:rFonts w:eastAsia="Times New Roman"/>
                <w:sz w:val="18"/>
                <w:szCs w:val="18"/>
                <w:lang w:val="en-CA" w:eastAsia="en-US"/>
              </w:rPr>
              <w:t xml:space="preserve"> The</w:t>
            </w:r>
            <w:r w:rsidRPr="754464B0">
              <w:rPr>
                <w:rFonts w:eastAsia="Times New Roman"/>
                <w:sz w:val="18"/>
                <w:szCs w:val="18"/>
                <w:lang w:val="en-CA" w:eastAsia="en-US"/>
              </w:rPr>
              <w:t xml:space="preserve"> authors should describe animals’ housing</w:t>
            </w:r>
            <w:r w:rsidR="5A2408CA" w:rsidRPr="754464B0">
              <w:rPr>
                <w:rFonts w:eastAsia="Times New Roman"/>
                <w:sz w:val="18"/>
                <w:szCs w:val="18"/>
                <w:lang w:val="en-CA" w:eastAsia="en-US"/>
              </w:rPr>
              <w:t xml:space="preserve"> </w:t>
            </w:r>
            <w:r w:rsidR="1BD0D616" w:rsidRPr="754464B0">
              <w:rPr>
                <w:rFonts w:eastAsia="Times New Roman"/>
                <w:sz w:val="18"/>
                <w:szCs w:val="18"/>
                <w:lang w:val="en-CA" w:eastAsia="en-US"/>
              </w:rPr>
              <w:t xml:space="preserve">assignment outside periods of </w:t>
            </w:r>
            <w:r w:rsidR="004526AE" w:rsidRPr="754464B0">
              <w:rPr>
                <w:rFonts w:eastAsia="Times New Roman"/>
                <w:sz w:val="18"/>
                <w:szCs w:val="18"/>
                <w:lang w:val="en-CA" w:eastAsia="en-US"/>
              </w:rPr>
              <w:t>exposure.</w:t>
            </w:r>
            <w:r w:rsidRPr="754464B0">
              <w:rPr>
                <w:rFonts w:eastAsia="Times New Roman"/>
                <w:sz w:val="18"/>
                <w:szCs w:val="18"/>
                <w:lang w:val="en-CA" w:eastAsia="en-US"/>
              </w:rPr>
              <w:t xml:space="preserve"> If</w:t>
            </w:r>
            <w:r w:rsidR="004526AE">
              <w:rPr>
                <w:rFonts w:eastAsia="Times New Roman"/>
                <w:sz w:val="18"/>
                <w:szCs w:val="18"/>
                <w:lang w:val="en-CA" w:eastAsia="en-US"/>
              </w:rPr>
              <w:t xml:space="preserve"> the </w:t>
            </w:r>
            <w:r w:rsidR="004526AE" w:rsidRPr="004526AE">
              <w:rPr>
                <w:rFonts w:eastAsia="Times New Roman"/>
                <w:sz w:val="18"/>
                <w:szCs w:val="18"/>
                <w:lang w:val="en-CA" w:eastAsia="en-US"/>
              </w:rPr>
              <w:t>in</w:t>
            </w:r>
            <w:r w:rsidR="004526AE">
              <w:rPr>
                <w:rFonts w:eastAsia="Times New Roman"/>
                <w:sz w:val="18"/>
                <w:szCs w:val="18"/>
                <w:lang w:val="en-CA" w:eastAsia="en-US"/>
              </w:rPr>
              <w:t xml:space="preserve"> </w:t>
            </w:r>
            <w:r w:rsidR="004526AE" w:rsidRPr="004526AE">
              <w:rPr>
                <w:rFonts w:eastAsia="Times New Roman"/>
                <w:sz w:val="18"/>
                <w:szCs w:val="18"/>
                <w:lang w:val="en-CA" w:eastAsia="en-US"/>
              </w:rPr>
              <w:t>vivo</w:t>
            </w:r>
            <w:r w:rsidR="004526AE">
              <w:rPr>
                <w:rFonts w:eastAsia="Times New Roman"/>
                <w:sz w:val="18"/>
                <w:szCs w:val="18"/>
                <w:lang w:val="en-CA" w:eastAsia="en-US"/>
              </w:rPr>
              <w:t xml:space="preserve"> </w:t>
            </w:r>
            <w:r w:rsidR="004526AE" w:rsidRPr="004526AE">
              <w:rPr>
                <w:rFonts w:eastAsia="Times New Roman"/>
                <w:sz w:val="18"/>
                <w:szCs w:val="18"/>
                <w:lang w:val="en-CA" w:eastAsia="en-US"/>
              </w:rPr>
              <w:t>methodology</w:t>
            </w:r>
            <w:r w:rsidRPr="754464B0">
              <w:rPr>
                <w:rFonts w:eastAsia="Times New Roman"/>
                <w:sz w:val="18"/>
                <w:szCs w:val="18"/>
                <w:lang w:val="en-CA" w:eastAsia="en-US"/>
              </w:rPr>
              <w:t xml:space="preserve"> </w:t>
            </w:r>
            <w:r w:rsidR="004526AE">
              <w:rPr>
                <w:rFonts w:eastAsia="Times New Roman"/>
                <w:sz w:val="18"/>
                <w:szCs w:val="18"/>
                <w:lang w:val="en-CA" w:eastAsia="en-US"/>
              </w:rPr>
              <w:t>(</w:t>
            </w:r>
            <w:r w:rsidRPr="754464B0">
              <w:rPr>
                <w:rFonts w:eastAsia="Times New Roman"/>
                <w:sz w:val="18"/>
                <w:szCs w:val="18"/>
                <w:lang w:val="en-CA" w:eastAsia="en-US"/>
              </w:rPr>
              <w:t>5Y</w:t>
            </w:r>
            <w:r w:rsidR="004526AE">
              <w:rPr>
                <w:rFonts w:eastAsia="Times New Roman"/>
                <w:sz w:val="18"/>
                <w:szCs w:val="18"/>
                <w:lang w:val="en-CA" w:eastAsia="en-US"/>
              </w:rPr>
              <w:t>)</w:t>
            </w:r>
            <w:r w:rsidRPr="754464B0">
              <w:rPr>
                <w:rFonts w:eastAsia="Times New Roman"/>
                <w:sz w:val="18"/>
                <w:szCs w:val="18"/>
                <w:lang w:val="en-CA" w:eastAsia="en-US"/>
              </w:rPr>
              <w:t xml:space="preserve"> is incomplete, likely </w:t>
            </w:r>
            <w:r w:rsidR="004526AE">
              <w:rPr>
                <w:rFonts w:eastAsia="Times New Roman"/>
                <w:sz w:val="18"/>
                <w:szCs w:val="18"/>
                <w:lang w:val="en-CA" w:eastAsia="en-US"/>
              </w:rPr>
              <w:t>the random</w:t>
            </w:r>
            <w:r w:rsidR="00042B11">
              <w:rPr>
                <w:rFonts w:eastAsia="Times New Roman"/>
                <w:sz w:val="18"/>
                <w:szCs w:val="18"/>
                <w:lang w:val="en-CA" w:eastAsia="en-US"/>
              </w:rPr>
              <w:t xml:space="preserve"> housing </w:t>
            </w:r>
            <w:r w:rsidR="00F0770C">
              <w:rPr>
                <w:rFonts w:eastAsia="Times New Roman"/>
                <w:sz w:val="18"/>
                <w:szCs w:val="18"/>
                <w:lang w:val="en-CA" w:eastAsia="en-US"/>
              </w:rPr>
              <w:t>(</w:t>
            </w:r>
            <w:r w:rsidRPr="754464B0">
              <w:rPr>
                <w:rFonts w:eastAsia="Times New Roman"/>
                <w:sz w:val="18"/>
                <w:szCs w:val="18"/>
                <w:lang w:val="en-CA" w:eastAsia="en-US"/>
              </w:rPr>
              <w:t>5Z (2)</w:t>
            </w:r>
            <w:r w:rsidR="00F0770C">
              <w:rPr>
                <w:rFonts w:eastAsia="Times New Roman"/>
                <w:sz w:val="18"/>
                <w:szCs w:val="18"/>
                <w:lang w:val="en-CA" w:eastAsia="en-US"/>
              </w:rPr>
              <w:t>)</w:t>
            </w:r>
            <w:r w:rsidRPr="754464B0">
              <w:rPr>
                <w:rFonts w:eastAsia="Times New Roman"/>
                <w:sz w:val="18"/>
                <w:szCs w:val="18"/>
                <w:lang w:val="en-CA" w:eastAsia="en-US"/>
              </w:rPr>
              <w:t xml:space="preserve"> will be too</w:t>
            </w:r>
            <w:r w:rsidR="00763825">
              <w:rPr>
                <w:rFonts w:eastAsia="Times New Roman"/>
                <w:sz w:val="18"/>
                <w:szCs w:val="18"/>
                <w:lang w:val="en-CA" w:eastAsia="en-US"/>
              </w:rPr>
              <w:t xml:space="preserve">. </w:t>
            </w:r>
            <w:r w:rsidR="00030992" w:rsidRPr="00030992">
              <w:rPr>
                <w:rFonts w:eastAsia="Times New Roman"/>
                <w:sz w:val="18"/>
                <w:szCs w:val="18"/>
                <w:lang w:val="en-CA" w:eastAsia="en-US"/>
              </w:rPr>
              <w:t>If</w:t>
            </w:r>
            <w:r w:rsidR="00030992">
              <w:rPr>
                <w:rFonts w:eastAsia="Times New Roman"/>
                <w:sz w:val="18"/>
                <w:szCs w:val="18"/>
                <w:lang w:val="en-CA" w:eastAsia="en-US"/>
              </w:rPr>
              <w:t xml:space="preserve"> they </w:t>
            </w:r>
            <w:r w:rsidR="008D5209">
              <w:rPr>
                <w:rFonts w:eastAsia="Times New Roman"/>
                <w:sz w:val="18"/>
                <w:szCs w:val="18"/>
                <w:lang w:val="en-CA" w:eastAsia="en-US"/>
              </w:rPr>
              <w:t xml:space="preserve">explicitly say they didn’t house the animals randomly, code as </w:t>
            </w:r>
            <w:r w:rsidR="008D5209" w:rsidRPr="008D5209">
              <w:rPr>
                <w:rFonts w:eastAsia="Times New Roman"/>
                <w:b/>
                <w:bCs/>
                <w:sz w:val="18"/>
                <w:szCs w:val="18"/>
                <w:lang w:val="en-CA" w:eastAsia="en-US"/>
              </w:rPr>
              <w:t>“No.”</w:t>
            </w:r>
            <w:r w:rsidR="00763825">
              <w:rPr>
                <w:rFonts w:eastAsia="Times New Roman"/>
                <w:b/>
                <w:bCs/>
                <w:sz w:val="18"/>
                <w:szCs w:val="18"/>
                <w:lang w:val="en-CA" w:eastAsia="en-US"/>
              </w:rPr>
              <w:t xml:space="preserve"> </w:t>
            </w:r>
            <w:r w:rsidR="00763825" w:rsidRPr="00763825">
              <w:rPr>
                <w:rFonts w:eastAsia="Times New Roman"/>
                <w:sz w:val="18"/>
                <w:szCs w:val="18"/>
                <w:lang w:val="en-CA" w:eastAsia="en-US"/>
              </w:rPr>
              <w:t>Other</w:t>
            </w:r>
            <w:r w:rsidR="00763825">
              <w:rPr>
                <w:rFonts w:eastAsia="Times New Roman"/>
                <w:sz w:val="18"/>
                <w:szCs w:val="18"/>
                <w:lang w:val="en-CA" w:eastAsia="en-US"/>
              </w:rPr>
              <w:t xml:space="preserve">wise, code as </w:t>
            </w:r>
            <w:r w:rsidR="00763825" w:rsidRPr="00030992">
              <w:rPr>
                <w:rFonts w:eastAsia="Times New Roman"/>
                <w:b/>
                <w:bCs/>
                <w:sz w:val="18"/>
                <w:szCs w:val="18"/>
                <w:lang w:val="en-CA" w:eastAsia="en-US"/>
              </w:rPr>
              <w:t>“Unclear</w:t>
            </w:r>
            <w:r w:rsidR="00763825">
              <w:rPr>
                <w:rFonts w:eastAsia="Times New Roman"/>
                <w:b/>
                <w:bCs/>
                <w:sz w:val="18"/>
                <w:szCs w:val="18"/>
                <w:lang w:val="en-CA" w:eastAsia="en-US"/>
              </w:rPr>
              <w:t>.</w:t>
            </w:r>
            <w:r w:rsidR="00763825" w:rsidRPr="00030992">
              <w:rPr>
                <w:rFonts w:eastAsia="Times New Roman"/>
                <w:b/>
                <w:bCs/>
                <w:sz w:val="18"/>
                <w:szCs w:val="18"/>
                <w:lang w:val="en-CA" w:eastAsia="en-US"/>
              </w:rPr>
              <w:t>”</w:t>
            </w:r>
          </w:p>
        </w:tc>
      </w:tr>
      <w:tr w:rsidR="0055174B" w:rsidRPr="00763844" w14:paraId="7EF67580" w14:textId="77777777" w:rsidTr="1C2708FE">
        <w:trPr>
          <w:trHeight w:val="640"/>
        </w:trPr>
        <w:tc>
          <w:tcPr>
            <w:tcW w:w="455" w:type="pct"/>
            <w:tcBorders>
              <w:top w:val="nil"/>
              <w:left w:val="nil"/>
              <w:bottom w:val="nil"/>
              <w:right w:val="nil"/>
            </w:tcBorders>
            <w:hideMark/>
          </w:tcPr>
          <w:p w14:paraId="0BCC0F3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5Z (2)n</w:t>
            </w:r>
          </w:p>
        </w:tc>
        <w:tc>
          <w:tcPr>
            <w:tcW w:w="1060" w:type="pct"/>
            <w:tcBorders>
              <w:top w:val="nil"/>
              <w:left w:val="nil"/>
              <w:bottom w:val="nil"/>
              <w:right w:val="nil"/>
            </w:tcBorders>
            <w:hideMark/>
          </w:tcPr>
          <w:p w14:paraId="2E6FC99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random_housing_notes</w:t>
            </w:r>
          </w:p>
        </w:tc>
        <w:tc>
          <w:tcPr>
            <w:tcW w:w="378" w:type="pct"/>
            <w:tcBorders>
              <w:top w:val="nil"/>
              <w:left w:val="nil"/>
              <w:bottom w:val="nil"/>
              <w:right w:val="nil"/>
            </w:tcBorders>
            <w:hideMark/>
          </w:tcPr>
          <w:p w14:paraId="1195197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1FFFD1BD" w14:textId="3B6FE263"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74774C82" w:rsidRPr="754464B0">
              <w:rPr>
                <w:rFonts w:eastAsia="Times New Roman"/>
                <w:sz w:val="18"/>
                <w:szCs w:val="18"/>
                <w:lang w:val="en-CA" w:eastAsia="en-US"/>
              </w:rPr>
              <w:t xml:space="preserve">notes </w:t>
            </w:r>
            <w:r w:rsidRPr="754464B0">
              <w:rPr>
                <w:rFonts w:eastAsia="Times New Roman"/>
                <w:sz w:val="18"/>
                <w:szCs w:val="18"/>
                <w:lang w:val="en-CA" w:eastAsia="en-US"/>
              </w:rPr>
              <w:t>about the random housing</w:t>
            </w:r>
          </w:p>
        </w:tc>
        <w:tc>
          <w:tcPr>
            <w:tcW w:w="1593" w:type="pct"/>
            <w:tcBorders>
              <w:top w:val="nil"/>
              <w:left w:val="nil"/>
              <w:bottom w:val="nil"/>
              <w:right w:val="nil"/>
            </w:tcBorders>
            <w:hideMark/>
          </w:tcPr>
          <w:p w14:paraId="341E06C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6398BD7F" w14:textId="77777777" w:rsidTr="1C2708FE">
        <w:trPr>
          <w:trHeight w:val="1600"/>
        </w:trPr>
        <w:tc>
          <w:tcPr>
            <w:tcW w:w="455" w:type="pct"/>
            <w:tcBorders>
              <w:top w:val="nil"/>
              <w:left w:val="nil"/>
              <w:bottom w:val="nil"/>
              <w:right w:val="nil"/>
            </w:tcBorders>
            <w:hideMark/>
          </w:tcPr>
          <w:p w14:paraId="5006A9B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5Z (3)</w:t>
            </w:r>
          </w:p>
        </w:tc>
        <w:tc>
          <w:tcPr>
            <w:tcW w:w="1060" w:type="pct"/>
            <w:tcBorders>
              <w:top w:val="nil"/>
              <w:left w:val="nil"/>
              <w:bottom w:val="nil"/>
              <w:right w:val="nil"/>
            </w:tcBorders>
            <w:hideMark/>
          </w:tcPr>
          <w:p w14:paraId="2AA9687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random_outcome_assessment (SYRCLE Item 6)</w:t>
            </w:r>
          </w:p>
        </w:tc>
        <w:tc>
          <w:tcPr>
            <w:tcW w:w="378" w:type="pct"/>
            <w:tcBorders>
              <w:top w:val="nil"/>
              <w:left w:val="nil"/>
              <w:bottom w:val="nil"/>
              <w:right w:val="nil"/>
            </w:tcBorders>
            <w:hideMark/>
          </w:tcPr>
          <w:p w14:paraId="401A2DD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475CA3C9" w14:textId="4E4CBDAA" w:rsidR="00BB6D0B" w:rsidRPr="00BB6D0B" w:rsidRDefault="1337ABF8">
            <w:pPr>
              <w:spacing w:after="0"/>
              <w:rPr>
                <w:rFonts w:eastAsia="Times New Roman"/>
                <w:sz w:val="18"/>
                <w:szCs w:val="18"/>
                <w:lang w:val="en-CA" w:eastAsia="en-US"/>
              </w:rPr>
            </w:pPr>
            <w:r w:rsidRPr="754464B0">
              <w:rPr>
                <w:rFonts w:eastAsia="Times New Roman"/>
                <w:sz w:val="18"/>
                <w:szCs w:val="18"/>
                <w:lang w:val="en-CA" w:eastAsia="en-US"/>
              </w:rPr>
              <w:t>Were animals randomly selected for outcome</w:t>
            </w:r>
            <w:r w:rsidR="11438FB0" w:rsidRPr="754464B0">
              <w:rPr>
                <w:rFonts w:eastAsia="Times New Roman"/>
                <w:sz w:val="18"/>
                <w:szCs w:val="18"/>
                <w:lang w:val="en-CA" w:eastAsia="en-US"/>
              </w:rPr>
              <w:t xml:space="preserve"> assessments</w:t>
            </w:r>
            <w:r w:rsidRPr="754464B0">
              <w:rPr>
                <w:rFonts w:eastAsia="Times New Roman"/>
                <w:sz w:val="18"/>
                <w:szCs w:val="18"/>
                <w:lang w:val="en-CA" w:eastAsia="en-US"/>
              </w:rPr>
              <w:t xml:space="preserve">? For instance, if </w:t>
            </w:r>
            <w:r w:rsidR="5E534935" w:rsidRPr="754464B0">
              <w:rPr>
                <w:rFonts w:eastAsia="Times New Roman"/>
                <w:sz w:val="18"/>
                <w:szCs w:val="18"/>
                <w:lang w:val="en-CA" w:eastAsia="en-US"/>
              </w:rPr>
              <w:t xml:space="preserve">some </w:t>
            </w:r>
            <w:r w:rsidRPr="754464B0">
              <w:rPr>
                <w:rFonts w:eastAsia="Times New Roman"/>
                <w:sz w:val="18"/>
                <w:szCs w:val="18"/>
                <w:lang w:val="en-CA" w:eastAsia="en-US"/>
              </w:rPr>
              <w:t xml:space="preserve">endpoints (i.e., poor conditions, weight, etc.) were met and the investigators were not blinded, then the outcome cannot be assessed randomly. Not applicable to </w:t>
            </w:r>
            <w:r w:rsidR="02B65A37" w:rsidRPr="754464B0">
              <w:rPr>
                <w:rFonts w:eastAsia="Times New Roman"/>
                <w:sz w:val="18"/>
                <w:szCs w:val="18"/>
                <w:lang w:val="en-CA" w:eastAsia="en-US"/>
              </w:rPr>
              <w:t>non-intervention</w:t>
            </w:r>
            <w:r w:rsidRPr="754464B0">
              <w:rPr>
                <w:rFonts w:eastAsia="Times New Roman"/>
                <w:sz w:val="18"/>
                <w:szCs w:val="18"/>
                <w:lang w:val="en-CA" w:eastAsia="en-US"/>
              </w:rPr>
              <w:t xml:space="preserve"> studies. </w:t>
            </w:r>
            <w:r w:rsidRPr="754464B0">
              <w:rPr>
                <w:rFonts w:eastAsia="Times New Roman"/>
                <w:b/>
                <w:bCs/>
                <w:sz w:val="18"/>
                <w:szCs w:val="18"/>
                <w:lang w:val="en-CA" w:eastAsia="en-US"/>
              </w:rPr>
              <w:t>Yes/No/Unclear</w:t>
            </w:r>
          </w:p>
        </w:tc>
        <w:tc>
          <w:tcPr>
            <w:tcW w:w="1593" w:type="pct"/>
            <w:tcBorders>
              <w:top w:val="nil"/>
              <w:left w:val="nil"/>
              <w:bottom w:val="nil"/>
              <w:right w:val="nil"/>
            </w:tcBorders>
            <w:hideMark/>
          </w:tcPr>
          <w:p w14:paraId="48042F55" w14:textId="17C79176" w:rsidR="00BB6D0B" w:rsidRPr="00BB6D0B" w:rsidRDefault="0392ED9C">
            <w:pPr>
              <w:spacing w:after="0"/>
              <w:rPr>
                <w:rFonts w:eastAsia="Times New Roman"/>
                <w:sz w:val="18"/>
                <w:szCs w:val="18"/>
                <w:lang w:val="en-CA" w:eastAsia="en-US"/>
              </w:rPr>
            </w:pPr>
            <w:r w:rsidRPr="754464B0">
              <w:rPr>
                <w:rFonts w:eastAsia="Times New Roman"/>
                <w:sz w:val="18"/>
                <w:szCs w:val="18"/>
                <w:lang w:val="en-CA" w:eastAsia="en-US"/>
              </w:rPr>
              <w:t xml:space="preserve">Code </w:t>
            </w:r>
            <w:r w:rsidRPr="00042B11">
              <w:rPr>
                <w:rFonts w:eastAsia="Times New Roman"/>
                <w:b/>
                <w:bCs/>
                <w:sz w:val="18"/>
                <w:szCs w:val="18"/>
                <w:lang w:val="en-CA" w:eastAsia="en-US"/>
              </w:rPr>
              <w:t>“Yes”</w:t>
            </w:r>
            <w:r w:rsidRPr="754464B0">
              <w:rPr>
                <w:rFonts w:eastAsia="Times New Roman"/>
                <w:sz w:val="18"/>
                <w:szCs w:val="18"/>
                <w:lang w:val="en-CA" w:eastAsia="en-US"/>
              </w:rPr>
              <w:t xml:space="preserve"> if the authors explicitly state that offspring were randomly selected for outcome assessment. </w:t>
            </w:r>
            <w:r w:rsidR="04F29F8E" w:rsidRPr="754464B0">
              <w:rPr>
                <w:rFonts w:eastAsia="Times New Roman"/>
                <w:sz w:val="18"/>
                <w:szCs w:val="18"/>
                <w:lang w:val="en-CA" w:eastAsia="en-US"/>
              </w:rPr>
              <w:t xml:space="preserve">Code </w:t>
            </w:r>
            <w:r w:rsidR="04F29F8E" w:rsidRPr="00042B11">
              <w:rPr>
                <w:rFonts w:eastAsia="Times New Roman"/>
                <w:b/>
                <w:bCs/>
                <w:sz w:val="18"/>
                <w:szCs w:val="18"/>
                <w:lang w:val="en-CA" w:eastAsia="en-US"/>
              </w:rPr>
              <w:t>“No”</w:t>
            </w:r>
            <w:r w:rsidR="04F29F8E" w:rsidRPr="754464B0">
              <w:rPr>
                <w:rFonts w:eastAsia="Times New Roman"/>
                <w:sz w:val="18"/>
                <w:szCs w:val="18"/>
                <w:lang w:val="en-CA" w:eastAsia="en-US"/>
              </w:rPr>
              <w:t xml:space="preserve"> if the authors explicitly state that offspring were not randomly selected for outcome assessment (e.g. they were selected by body size or ocndition). </w:t>
            </w:r>
            <w:r w:rsidR="00E94D6E" w:rsidRPr="754464B0">
              <w:rPr>
                <w:rFonts w:eastAsia="Times New Roman"/>
                <w:sz w:val="18"/>
                <w:szCs w:val="18"/>
                <w:lang w:val="en-CA" w:eastAsia="en-US"/>
              </w:rPr>
              <w:t>Otherwise,</w:t>
            </w:r>
            <w:r w:rsidR="04F29F8E" w:rsidRPr="754464B0">
              <w:rPr>
                <w:rFonts w:eastAsia="Times New Roman"/>
                <w:sz w:val="18"/>
                <w:szCs w:val="18"/>
                <w:lang w:val="en-CA" w:eastAsia="en-US"/>
              </w:rPr>
              <w:t xml:space="preserve"> code as </w:t>
            </w:r>
            <w:r w:rsidR="04F29F8E" w:rsidRPr="00042B11">
              <w:rPr>
                <w:rFonts w:eastAsia="Times New Roman"/>
                <w:b/>
                <w:bCs/>
                <w:sz w:val="18"/>
                <w:szCs w:val="18"/>
                <w:lang w:val="en-CA" w:eastAsia="en-US"/>
              </w:rPr>
              <w:t>“Unclear</w:t>
            </w:r>
            <w:r w:rsidR="00763825">
              <w:rPr>
                <w:rFonts w:eastAsia="Times New Roman"/>
                <w:b/>
                <w:bCs/>
                <w:sz w:val="18"/>
                <w:szCs w:val="18"/>
                <w:lang w:val="en-CA" w:eastAsia="en-US"/>
              </w:rPr>
              <w:t>.</w:t>
            </w:r>
            <w:r w:rsidR="04F29F8E" w:rsidRPr="00042B11">
              <w:rPr>
                <w:rFonts w:eastAsia="Times New Roman"/>
                <w:b/>
                <w:bCs/>
                <w:sz w:val="18"/>
                <w:szCs w:val="18"/>
                <w:lang w:val="en-CA" w:eastAsia="en-US"/>
              </w:rPr>
              <w:t>”</w:t>
            </w:r>
          </w:p>
        </w:tc>
      </w:tr>
      <w:tr w:rsidR="0055174B" w:rsidRPr="00763844" w14:paraId="2CEB9432" w14:textId="77777777" w:rsidTr="1C2708FE">
        <w:trPr>
          <w:trHeight w:val="960"/>
        </w:trPr>
        <w:tc>
          <w:tcPr>
            <w:tcW w:w="455" w:type="pct"/>
            <w:tcBorders>
              <w:top w:val="nil"/>
              <w:left w:val="nil"/>
              <w:bottom w:val="nil"/>
              <w:right w:val="nil"/>
            </w:tcBorders>
            <w:hideMark/>
          </w:tcPr>
          <w:p w14:paraId="75AAA75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5Z (3)n</w:t>
            </w:r>
          </w:p>
        </w:tc>
        <w:tc>
          <w:tcPr>
            <w:tcW w:w="1060" w:type="pct"/>
            <w:tcBorders>
              <w:top w:val="nil"/>
              <w:left w:val="nil"/>
              <w:bottom w:val="nil"/>
              <w:right w:val="nil"/>
            </w:tcBorders>
            <w:hideMark/>
          </w:tcPr>
          <w:p w14:paraId="2EE3D97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random_outcome_assessment_notes</w:t>
            </w:r>
          </w:p>
        </w:tc>
        <w:tc>
          <w:tcPr>
            <w:tcW w:w="378" w:type="pct"/>
            <w:tcBorders>
              <w:top w:val="nil"/>
              <w:left w:val="nil"/>
              <w:bottom w:val="nil"/>
              <w:right w:val="nil"/>
            </w:tcBorders>
            <w:hideMark/>
          </w:tcPr>
          <w:p w14:paraId="761B01C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0520DF35" w14:textId="6438B721"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2F4864FB" w:rsidRPr="754464B0">
              <w:rPr>
                <w:rFonts w:eastAsia="Times New Roman"/>
                <w:sz w:val="18"/>
                <w:szCs w:val="18"/>
                <w:lang w:val="en-CA" w:eastAsia="en-US"/>
              </w:rPr>
              <w:t xml:space="preserve">notes </w:t>
            </w:r>
            <w:r w:rsidRPr="754464B0">
              <w:rPr>
                <w:rFonts w:eastAsia="Times New Roman"/>
                <w:sz w:val="18"/>
                <w:szCs w:val="18"/>
                <w:lang w:val="en-CA" w:eastAsia="en-US"/>
              </w:rPr>
              <w:t>about the random outcome assessment</w:t>
            </w:r>
          </w:p>
        </w:tc>
        <w:tc>
          <w:tcPr>
            <w:tcW w:w="1593" w:type="pct"/>
            <w:tcBorders>
              <w:top w:val="nil"/>
              <w:left w:val="nil"/>
              <w:bottom w:val="nil"/>
              <w:right w:val="nil"/>
            </w:tcBorders>
            <w:hideMark/>
          </w:tcPr>
          <w:p w14:paraId="591F9D8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E77C734" w14:textId="77777777" w:rsidTr="1C2708FE">
        <w:trPr>
          <w:trHeight w:val="960"/>
        </w:trPr>
        <w:tc>
          <w:tcPr>
            <w:tcW w:w="455" w:type="pct"/>
            <w:tcBorders>
              <w:top w:val="nil"/>
              <w:left w:val="nil"/>
              <w:bottom w:val="nil"/>
              <w:right w:val="nil"/>
            </w:tcBorders>
            <w:hideMark/>
          </w:tcPr>
          <w:p w14:paraId="64A10C9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6X</w:t>
            </w:r>
          </w:p>
        </w:tc>
        <w:tc>
          <w:tcPr>
            <w:tcW w:w="1060" w:type="pct"/>
            <w:tcBorders>
              <w:top w:val="nil"/>
              <w:left w:val="nil"/>
              <w:bottom w:val="nil"/>
              <w:right w:val="nil"/>
            </w:tcBorders>
            <w:hideMark/>
          </w:tcPr>
          <w:p w14:paraId="116BFEA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welfare_compliance</w:t>
            </w:r>
          </w:p>
        </w:tc>
        <w:tc>
          <w:tcPr>
            <w:tcW w:w="378" w:type="pct"/>
            <w:tcBorders>
              <w:top w:val="nil"/>
              <w:left w:val="nil"/>
              <w:bottom w:val="nil"/>
              <w:right w:val="nil"/>
            </w:tcBorders>
            <w:hideMark/>
          </w:tcPr>
          <w:p w14:paraId="7716112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249E05D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study comply with any animal welfare regulations?  </w:t>
            </w:r>
            <w:r w:rsidRPr="00BB6D0B">
              <w:rPr>
                <w:rFonts w:eastAsia="Times New Roman"/>
                <w:b/>
                <w:bCs/>
                <w:color w:val="000000"/>
                <w:sz w:val="18"/>
                <w:szCs w:val="18"/>
                <w:lang w:val="en-CA" w:eastAsia="en-US"/>
              </w:rPr>
              <w:t>Yes/Partly/No</w:t>
            </w:r>
          </w:p>
        </w:tc>
        <w:tc>
          <w:tcPr>
            <w:tcW w:w="1593" w:type="pct"/>
            <w:tcBorders>
              <w:top w:val="nil"/>
              <w:left w:val="nil"/>
              <w:bottom w:val="nil"/>
              <w:right w:val="nil"/>
            </w:tcBorders>
            <w:hideMark/>
          </w:tcPr>
          <w:p w14:paraId="5D534480" w14:textId="6E91F454" w:rsidR="00BB6D0B" w:rsidRPr="00BB6D0B" w:rsidRDefault="235CE7A1" w:rsidP="00510BE7">
            <w:pPr>
              <w:spacing w:after="0"/>
              <w:rPr>
                <w:rFonts w:eastAsia="Times New Roman"/>
                <w:color w:val="000000"/>
                <w:sz w:val="18"/>
                <w:szCs w:val="18"/>
                <w:lang w:val="en-CA" w:eastAsia="en-US"/>
              </w:rPr>
            </w:pPr>
            <w:r w:rsidRPr="00E94D6E">
              <w:rPr>
                <w:rFonts w:eastAsia="Times New Roman"/>
                <w:sz w:val="18"/>
                <w:szCs w:val="18"/>
                <w:lang w:val="en-CA" w:eastAsia="en-US"/>
              </w:rPr>
              <w:t xml:space="preserve">Code as </w:t>
            </w:r>
            <w:r w:rsidR="1337ABF8" w:rsidRPr="754464B0">
              <w:rPr>
                <w:rFonts w:eastAsia="Times New Roman"/>
                <w:b/>
                <w:bCs/>
                <w:sz w:val="18"/>
                <w:szCs w:val="18"/>
                <w:lang w:val="en-CA" w:eastAsia="en-US"/>
              </w:rPr>
              <w:t>"Yes"</w:t>
            </w:r>
            <w:r w:rsidR="1337ABF8" w:rsidRPr="754464B0">
              <w:rPr>
                <w:rFonts w:eastAsia="Times New Roman"/>
                <w:sz w:val="18"/>
                <w:szCs w:val="18"/>
                <w:lang w:val="en-CA" w:eastAsia="en-US"/>
              </w:rPr>
              <w:t xml:space="preserve"> if authors explicitly state they complied with the</w:t>
            </w:r>
            <w:r w:rsidR="2C5B3011" w:rsidRPr="754464B0">
              <w:rPr>
                <w:rFonts w:eastAsia="Times New Roman"/>
                <w:sz w:val="18"/>
                <w:szCs w:val="18"/>
                <w:lang w:val="en-CA" w:eastAsia="en-US"/>
              </w:rPr>
              <w:t xml:space="preserve"> welfare regulations from an </w:t>
            </w:r>
            <w:r w:rsidR="1337ABF8" w:rsidRPr="754464B0">
              <w:rPr>
                <w:rFonts w:eastAsia="Times New Roman"/>
                <w:sz w:val="18"/>
                <w:szCs w:val="18"/>
                <w:lang w:val="en-CA" w:eastAsia="en-US"/>
              </w:rPr>
              <w:t>appropriate</w:t>
            </w:r>
            <w:r w:rsidR="1B0466CB" w:rsidRPr="754464B0">
              <w:rPr>
                <w:rFonts w:eastAsia="Times New Roman"/>
                <w:sz w:val="18"/>
                <w:szCs w:val="18"/>
                <w:lang w:val="en-CA" w:eastAsia="en-US"/>
              </w:rPr>
              <w:t xml:space="preserve"> nod</w:t>
            </w:r>
            <w:r w:rsidR="1337ABF8" w:rsidRPr="754464B0">
              <w:rPr>
                <w:rFonts w:eastAsia="Times New Roman"/>
                <w:sz w:val="18"/>
                <w:szCs w:val="18"/>
                <w:lang w:val="en-CA" w:eastAsia="en-US"/>
              </w:rPr>
              <w:t xml:space="preserve"> </w:t>
            </w:r>
            <w:r w:rsidR="159B34BF" w:rsidRPr="754464B0">
              <w:rPr>
                <w:rFonts w:eastAsia="Times New Roman"/>
                <w:sz w:val="18"/>
                <w:szCs w:val="18"/>
                <w:lang w:val="en-CA" w:eastAsia="en-US"/>
              </w:rPr>
              <w:t>body</w:t>
            </w:r>
            <w:r w:rsidR="1337ABF8" w:rsidRPr="754464B0">
              <w:rPr>
                <w:rFonts w:eastAsia="Times New Roman"/>
                <w:sz w:val="18"/>
                <w:szCs w:val="18"/>
                <w:lang w:val="en-CA" w:eastAsia="en-US"/>
              </w:rPr>
              <w:t xml:space="preserve"> in charge of ethics and animal welfare regulations</w:t>
            </w:r>
          </w:p>
        </w:tc>
      </w:tr>
      <w:tr w:rsidR="0055174B" w:rsidRPr="00763844" w14:paraId="127EF324" w14:textId="77777777" w:rsidTr="1C2708FE">
        <w:trPr>
          <w:trHeight w:val="1280"/>
        </w:trPr>
        <w:tc>
          <w:tcPr>
            <w:tcW w:w="455" w:type="pct"/>
            <w:tcBorders>
              <w:top w:val="nil"/>
              <w:left w:val="nil"/>
              <w:bottom w:val="nil"/>
              <w:right w:val="nil"/>
            </w:tcBorders>
            <w:hideMark/>
          </w:tcPr>
          <w:p w14:paraId="3421F48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6Xn</w:t>
            </w:r>
          </w:p>
        </w:tc>
        <w:tc>
          <w:tcPr>
            <w:tcW w:w="1060" w:type="pct"/>
            <w:tcBorders>
              <w:top w:val="nil"/>
              <w:left w:val="nil"/>
              <w:bottom w:val="nil"/>
              <w:right w:val="nil"/>
            </w:tcBorders>
            <w:hideMark/>
          </w:tcPr>
          <w:p w14:paraId="15AEA25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welfare_compliance_n</w:t>
            </w:r>
          </w:p>
        </w:tc>
        <w:tc>
          <w:tcPr>
            <w:tcW w:w="378" w:type="pct"/>
            <w:tcBorders>
              <w:top w:val="nil"/>
              <w:left w:val="nil"/>
              <w:bottom w:val="nil"/>
              <w:right w:val="nil"/>
            </w:tcBorders>
            <w:hideMark/>
          </w:tcPr>
          <w:p w14:paraId="67964EB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0C560F3C" w14:textId="7D6CACCE"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20EB211D" w:rsidRPr="754464B0">
              <w:rPr>
                <w:rFonts w:eastAsia="Times New Roman"/>
                <w:sz w:val="18"/>
                <w:szCs w:val="18"/>
                <w:lang w:val="en-CA" w:eastAsia="en-US"/>
              </w:rPr>
              <w:t xml:space="preserve">notes </w:t>
            </w:r>
            <w:r w:rsidRPr="754464B0">
              <w:rPr>
                <w:rFonts w:eastAsia="Times New Roman"/>
                <w:sz w:val="18"/>
                <w:szCs w:val="18"/>
                <w:lang w:val="en-CA" w:eastAsia="en-US"/>
              </w:rPr>
              <w:t>about the welfare regulations compliance</w:t>
            </w:r>
          </w:p>
        </w:tc>
        <w:tc>
          <w:tcPr>
            <w:tcW w:w="1593" w:type="pct"/>
            <w:tcBorders>
              <w:top w:val="nil"/>
              <w:left w:val="nil"/>
              <w:bottom w:val="nil"/>
              <w:right w:val="nil"/>
            </w:tcBorders>
            <w:hideMark/>
          </w:tcPr>
          <w:p w14:paraId="5C931AFB" w14:textId="1383E82F"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Paste what the author said about regulations (e.g., "The Ethic Committee of </w:t>
            </w:r>
            <w:r w:rsidR="4B804696" w:rsidRPr="754464B0">
              <w:rPr>
                <w:rFonts w:eastAsia="Times New Roman"/>
                <w:sz w:val="18"/>
                <w:szCs w:val="18"/>
                <w:lang w:val="en-CA" w:eastAsia="en-US"/>
              </w:rPr>
              <w:t xml:space="preserve">X </w:t>
            </w:r>
            <w:r w:rsidR="00763825" w:rsidRPr="754464B0">
              <w:rPr>
                <w:rFonts w:eastAsia="Times New Roman"/>
                <w:sz w:val="18"/>
                <w:szCs w:val="18"/>
                <w:lang w:val="en-CA" w:eastAsia="en-US"/>
              </w:rPr>
              <w:t>University approved</w:t>
            </w:r>
            <w:r w:rsidRPr="754464B0">
              <w:rPr>
                <w:rFonts w:eastAsia="Times New Roman"/>
                <w:sz w:val="18"/>
                <w:szCs w:val="18"/>
                <w:lang w:val="en-CA" w:eastAsia="en-US"/>
              </w:rPr>
              <w:t xml:space="preserve"> the experimental</w:t>
            </w:r>
            <w:r w:rsidR="00BB6D0B">
              <w:br/>
            </w:r>
            <w:r w:rsidRPr="754464B0">
              <w:rPr>
                <w:rFonts w:eastAsia="Times New Roman"/>
                <w:sz w:val="18"/>
                <w:szCs w:val="18"/>
                <w:lang w:val="en-CA" w:eastAsia="en-US"/>
              </w:rPr>
              <w:t>protocol of the study.")</w:t>
            </w:r>
          </w:p>
        </w:tc>
      </w:tr>
      <w:tr w:rsidR="0055174B" w:rsidRPr="00763844" w14:paraId="579BFEC2" w14:textId="77777777" w:rsidTr="1C2708FE">
        <w:trPr>
          <w:trHeight w:val="1600"/>
        </w:trPr>
        <w:tc>
          <w:tcPr>
            <w:tcW w:w="455" w:type="pct"/>
            <w:tcBorders>
              <w:top w:val="nil"/>
              <w:left w:val="nil"/>
              <w:bottom w:val="nil"/>
              <w:right w:val="nil"/>
            </w:tcBorders>
            <w:hideMark/>
          </w:tcPr>
          <w:p w14:paraId="2B426B6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7X</w:t>
            </w:r>
          </w:p>
        </w:tc>
        <w:tc>
          <w:tcPr>
            <w:tcW w:w="1060" w:type="pct"/>
            <w:tcBorders>
              <w:top w:val="nil"/>
              <w:left w:val="nil"/>
              <w:bottom w:val="nil"/>
              <w:right w:val="nil"/>
            </w:tcBorders>
            <w:hideMark/>
          </w:tcPr>
          <w:p w14:paraId="2E1EC7D3" w14:textId="77777777"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blinding</w:t>
            </w:r>
          </w:p>
        </w:tc>
        <w:tc>
          <w:tcPr>
            <w:tcW w:w="378" w:type="pct"/>
            <w:tcBorders>
              <w:top w:val="nil"/>
              <w:left w:val="nil"/>
              <w:bottom w:val="nil"/>
              <w:right w:val="nil"/>
            </w:tcBorders>
            <w:hideMark/>
          </w:tcPr>
          <w:p w14:paraId="6DE4C41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7C438968" w14:textId="27DD61E8"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Was the study blinded in any way</w:t>
            </w:r>
            <w:r w:rsidR="28AB61AA" w:rsidRPr="754464B0">
              <w:rPr>
                <w:rFonts w:eastAsia="Times New Roman"/>
                <w:sz w:val="18"/>
                <w:szCs w:val="18"/>
                <w:lang w:val="en-CA" w:eastAsia="en-US"/>
              </w:rPr>
              <w:t xml:space="preserve">, e.g. </w:t>
            </w:r>
            <w:r w:rsidR="52CFDD49" w:rsidRPr="754464B0">
              <w:rPr>
                <w:rFonts w:eastAsia="Times New Roman"/>
                <w:sz w:val="18"/>
                <w:szCs w:val="18"/>
                <w:lang w:val="en-CA" w:eastAsia="en-US"/>
              </w:rPr>
              <w:t>w</w:t>
            </w:r>
            <w:r w:rsidR="7DC5C649" w:rsidRPr="754464B0">
              <w:rPr>
                <w:rFonts w:eastAsia="Times New Roman"/>
                <w:sz w:val="18"/>
                <w:szCs w:val="18"/>
                <w:lang w:val="en-CA" w:eastAsia="en-US"/>
              </w:rPr>
              <w:t>ere the</w:t>
            </w:r>
            <w:r w:rsidRPr="754464B0">
              <w:rPr>
                <w:rFonts w:eastAsia="Times New Roman"/>
                <w:sz w:val="18"/>
                <w:szCs w:val="18"/>
                <w:lang w:val="en-CA" w:eastAsia="en-US"/>
              </w:rPr>
              <w:t xml:space="preserve"> investigator or animal handlers blinded</w:t>
            </w:r>
            <w:r w:rsidR="34C609F5" w:rsidRPr="754464B0">
              <w:rPr>
                <w:rFonts w:eastAsia="Times New Roman"/>
                <w:sz w:val="18"/>
                <w:szCs w:val="18"/>
                <w:lang w:val="en-CA" w:eastAsia="en-US"/>
              </w:rPr>
              <w:t xml:space="preserve"> to the experimental group </w:t>
            </w:r>
            <w:r w:rsidR="4E1BE95C" w:rsidRPr="754464B0">
              <w:rPr>
                <w:rFonts w:eastAsia="Times New Roman"/>
                <w:sz w:val="18"/>
                <w:szCs w:val="18"/>
                <w:lang w:val="en-CA" w:eastAsia="en-US"/>
              </w:rPr>
              <w:t>identity</w:t>
            </w:r>
            <w:r w:rsidR="34C609F5" w:rsidRPr="754464B0">
              <w:rPr>
                <w:rFonts w:eastAsia="Times New Roman"/>
                <w:sz w:val="18"/>
                <w:szCs w:val="18"/>
                <w:lang w:val="en-CA" w:eastAsia="en-US"/>
              </w:rPr>
              <w:t xml:space="preserve"> of the animals</w:t>
            </w:r>
            <w:r w:rsidRPr="754464B0">
              <w:rPr>
                <w:rFonts w:eastAsia="Times New Roman"/>
                <w:sz w:val="18"/>
                <w:szCs w:val="18"/>
                <w:lang w:val="en-CA" w:eastAsia="en-US"/>
              </w:rPr>
              <w:t xml:space="preserve">? </w:t>
            </w:r>
            <w:r w:rsidRPr="754464B0">
              <w:rPr>
                <w:rFonts w:eastAsia="Times New Roman"/>
                <w:b/>
                <w:bCs/>
                <w:sz w:val="18"/>
                <w:szCs w:val="18"/>
                <w:lang w:val="en-CA" w:eastAsia="en-US"/>
              </w:rPr>
              <w:t>Yes/No/Uncle</w:t>
            </w:r>
            <w:r w:rsidRPr="00E94D6E">
              <w:rPr>
                <w:rFonts w:eastAsia="Times New Roman"/>
                <w:b/>
                <w:bCs/>
                <w:sz w:val="18"/>
                <w:szCs w:val="18"/>
                <w:lang w:val="en-CA" w:eastAsia="en-US"/>
              </w:rPr>
              <w:t>ar</w:t>
            </w:r>
          </w:p>
        </w:tc>
        <w:tc>
          <w:tcPr>
            <w:tcW w:w="1593" w:type="pct"/>
            <w:tcBorders>
              <w:top w:val="nil"/>
              <w:left w:val="nil"/>
              <w:bottom w:val="nil"/>
              <w:right w:val="nil"/>
            </w:tcBorders>
            <w:hideMark/>
          </w:tcPr>
          <w:p w14:paraId="45FB5FEE" w14:textId="2A1C76BF" w:rsidR="00BB6D0B" w:rsidRPr="00BB6D0B" w:rsidRDefault="7DC5C649">
            <w:pPr>
              <w:spacing w:after="0"/>
              <w:rPr>
                <w:rFonts w:eastAsia="Times New Roman"/>
                <w:sz w:val="18"/>
                <w:szCs w:val="18"/>
                <w:lang w:val="en-CA" w:eastAsia="en-US"/>
              </w:rPr>
            </w:pPr>
            <w:r w:rsidRPr="754464B0">
              <w:rPr>
                <w:rFonts w:eastAsia="Times New Roman"/>
                <w:sz w:val="18"/>
                <w:szCs w:val="18"/>
                <w:lang w:val="en-CA" w:eastAsia="en-US"/>
              </w:rPr>
              <w:t>Blinding is</w:t>
            </w:r>
            <w:r w:rsidR="1337ABF8" w:rsidRPr="754464B0">
              <w:rPr>
                <w:rFonts w:eastAsia="Times New Roman"/>
                <w:sz w:val="18"/>
                <w:szCs w:val="18"/>
                <w:lang w:val="en-CA" w:eastAsia="en-US"/>
              </w:rPr>
              <w:t xml:space="preserve"> a strategy for reducing the risk that researchers, animal care staff, and others involved may influence outcomes (subconsciously or otherwise). </w:t>
            </w:r>
            <w:r w:rsidR="4F70FA4C" w:rsidRPr="754464B0">
              <w:rPr>
                <w:rFonts w:eastAsia="Times New Roman"/>
                <w:sz w:val="18"/>
                <w:szCs w:val="18"/>
                <w:lang w:val="en-CA" w:eastAsia="en-US"/>
              </w:rPr>
              <w:t xml:space="preserve">Code as </w:t>
            </w:r>
            <w:r w:rsidR="4F70FA4C" w:rsidRPr="00E94D6E">
              <w:rPr>
                <w:rFonts w:eastAsia="Times New Roman"/>
                <w:b/>
                <w:bCs/>
                <w:sz w:val="18"/>
                <w:szCs w:val="18"/>
                <w:lang w:val="en-CA" w:eastAsia="en-US"/>
              </w:rPr>
              <w:t>"</w:t>
            </w:r>
            <w:r w:rsidR="036F4E56" w:rsidRPr="00E94D6E">
              <w:rPr>
                <w:rFonts w:eastAsia="Times New Roman"/>
                <w:b/>
                <w:bCs/>
                <w:sz w:val="18"/>
                <w:szCs w:val="18"/>
                <w:lang w:val="en-CA" w:eastAsia="en-US"/>
              </w:rPr>
              <w:t>Yes</w:t>
            </w:r>
            <w:r w:rsidR="4F70FA4C" w:rsidRPr="00E94D6E">
              <w:rPr>
                <w:rFonts w:eastAsia="Times New Roman"/>
                <w:b/>
                <w:bCs/>
                <w:sz w:val="18"/>
                <w:szCs w:val="18"/>
                <w:lang w:val="en-CA" w:eastAsia="en-US"/>
              </w:rPr>
              <w:t>"</w:t>
            </w:r>
            <w:r w:rsidR="4F70FA4C" w:rsidRPr="754464B0">
              <w:rPr>
                <w:rFonts w:eastAsia="Times New Roman"/>
                <w:b/>
                <w:bCs/>
                <w:sz w:val="18"/>
                <w:szCs w:val="18"/>
                <w:lang w:val="en-CA" w:eastAsia="en-US"/>
              </w:rPr>
              <w:t xml:space="preserve"> </w:t>
            </w:r>
            <w:r w:rsidR="4F70FA4C" w:rsidRPr="754464B0">
              <w:rPr>
                <w:rFonts w:eastAsia="Times New Roman"/>
                <w:sz w:val="18"/>
                <w:szCs w:val="18"/>
                <w:lang w:val="en-CA" w:eastAsia="en-US"/>
              </w:rPr>
              <w:t xml:space="preserve">if the authors explicitly mention they did </w:t>
            </w:r>
            <w:r w:rsidR="5688B8F1" w:rsidRPr="754464B0">
              <w:rPr>
                <w:rFonts w:eastAsia="Times New Roman"/>
                <w:sz w:val="18"/>
                <w:szCs w:val="18"/>
                <w:lang w:val="en-CA" w:eastAsia="en-US"/>
              </w:rPr>
              <w:t>use blinding</w:t>
            </w:r>
            <w:r w:rsidR="61B86F65" w:rsidRPr="754464B0">
              <w:rPr>
                <w:rFonts w:eastAsia="Times New Roman"/>
                <w:sz w:val="18"/>
                <w:szCs w:val="18"/>
                <w:lang w:val="en-CA" w:eastAsia="en-US"/>
              </w:rPr>
              <w:t xml:space="preserve"> </w:t>
            </w:r>
            <w:r w:rsidR="4F70FA4C" w:rsidRPr="754464B0">
              <w:rPr>
                <w:rFonts w:eastAsia="Times New Roman"/>
                <w:sz w:val="18"/>
                <w:szCs w:val="18"/>
                <w:lang w:val="en-CA" w:eastAsia="en-US"/>
              </w:rPr>
              <w:t xml:space="preserve">for any </w:t>
            </w:r>
            <w:r w:rsidR="1787DB73" w:rsidRPr="754464B0">
              <w:rPr>
                <w:rFonts w:eastAsia="Times New Roman"/>
                <w:sz w:val="18"/>
                <w:szCs w:val="18"/>
                <w:lang w:val="en-CA" w:eastAsia="en-US"/>
              </w:rPr>
              <w:t xml:space="preserve">relevant </w:t>
            </w:r>
            <w:r w:rsidR="4F70FA4C" w:rsidRPr="754464B0">
              <w:rPr>
                <w:rFonts w:eastAsia="Times New Roman"/>
                <w:sz w:val="18"/>
                <w:szCs w:val="18"/>
                <w:lang w:val="en-CA" w:eastAsia="en-US"/>
              </w:rPr>
              <w:t xml:space="preserve">procedures. </w:t>
            </w:r>
            <w:r w:rsidR="1337ABF8" w:rsidRPr="754464B0">
              <w:rPr>
                <w:rFonts w:eastAsia="Times New Roman"/>
                <w:sz w:val="18"/>
                <w:szCs w:val="18"/>
                <w:lang w:val="en-CA" w:eastAsia="en-US"/>
              </w:rPr>
              <w:t xml:space="preserve">Code as </w:t>
            </w:r>
            <w:r w:rsidR="1337ABF8" w:rsidRPr="00E94D6E">
              <w:rPr>
                <w:rFonts w:eastAsia="Times New Roman"/>
                <w:b/>
                <w:bCs/>
                <w:sz w:val="18"/>
                <w:szCs w:val="18"/>
                <w:lang w:val="en-CA" w:eastAsia="en-US"/>
              </w:rPr>
              <w:t>"</w:t>
            </w:r>
            <w:r w:rsidR="0818DBD0" w:rsidRPr="00E94D6E">
              <w:rPr>
                <w:rFonts w:eastAsia="Times New Roman"/>
                <w:b/>
                <w:bCs/>
                <w:sz w:val="18"/>
                <w:szCs w:val="18"/>
                <w:lang w:val="en-CA" w:eastAsia="en-US"/>
              </w:rPr>
              <w:t>No</w:t>
            </w:r>
            <w:r w:rsidR="1337ABF8" w:rsidRPr="00E94D6E">
              <w:rPr>
                <w:rFonts w:eastAsia="Times New Roman"/>
                <w:b/>
                <w:bCs/>
                <w:sz w:val="18"/>
                <w:szCs w:val="18"/>
                <w:lang w:val="en-CA" w:eastAsia="en-US"/>
              </w:rPr>
              <w:t>"</w:t>
            </w:r>
            <w:r w:rsidR="1337ABF8" w:rsidRPr="754464B0">
              <w:rPr>
                <w:rFonts w:eastAsia="Times New Roman"/>
                <w:b/>
                <w:bCs/>
                <w:sz w:val="18"/>
                <w:szCs w:val="18"/>
                <w:lang w:val="en-CA" w:eastAsia="en-US"/>
              </w:rPr>
              <w:t xml:space="preserve"> </w:t>
            </w:r>
            <w:r w:rsidR="1337ABF8" w:rsidRPr="754464B0">
              <w:rPr>
                <w:rFonts w:eastAsia="Times New Roman"/>
                <w:sz w:val="18"/>
                <w:szCs w:val="18"/>
                <w:lang w:val="en-CA" w:eastAsia="en-US"/>
              </w:rPr>
              <w:t xml:space="preserve">if the authors explicitly mention they </w:t>
            </w:r>
            <w:r w:rsidR="6C4EF827" w:rsidRPr="754464B0">
              <w:rPr>
                <w:rFonts w:eastAsia="Times New Roman"/>
                <w:sz w:val="18"/>
                <w:szCs w:val="18"/>
                <w:lang w:val="en-CA" w:eastAsia="en-US"/>
              </w:rPr>
              <w:t>di</w:t>
            </w:r>
            <w:r w:rsidR="00E94D6E">
              <w:rPr>
                <w:rFonts w:eastAsia="Times New Roman"/>
                <w:sz w:val="18"/>
                <w:szCs w:val="18"/>
                <w:lang w:val="en-CA" w:eastAsia="en-US"/>
              </w:rPr>
              <w:t>d</w:t>
            </w:r>
            <w:r w:rsidR="6C4EF827" w:rsidRPr="754464B0">
              <w:rPr>
                <w:rFonts w:eastAsia="Times New Roman"/>
                <w:sz w:val="18"/>
                <w:szCs w:val="18"/>
                <w:lang w:val="en-CA" w:eastAsia="en-US"/>
              </w:rPr>
              <w:t xml:space="preserve"> not </w:t>
            </w:r>
            <w:r w:rsidR="039BC7DF" w:rsidRPr="754464B0">
              <w:rPr>
                <w:rFonts w:eastAsia="Times New Roman"/>
                <w:sz w:val="18"/>
                <w:szCs w:val="18"/>
                <w:lang w:val="en-CA" w:eastAsia="en-US"/>
              </w:rPr>
              <w:t xml:space="preserve">use </w:t>
            </w:r>
            <w:r w:rsidR="00E94D6E" w:rsidRPr="754464B0">
              <w:rPr>
                <w:rFonts w:eastAsia="Times New Roman"/>
                <w:sz w:val="18"/>
                <w:szCs w:val="18"/>
                <w:lang w:val="en-CA" w:eastAsia="en-US"/>
              </w:rPr>
              <w:t>blinding for</w:t>
            </w:r>
            <w:r w:rsidR="5013BA32" w:rsidRPr="754464B0">
              <w:rPr>
                <w:rFonts w:eastAsia="Times New Roman"/>
                <w:sz w:val="18"/>
                <w:szCs w:val="18"/>
                <w:lang w:val="en-CA" w:eastAsia="en-US"/>
              </w:rPr>
              <w:t xml:space="preserve"> </w:t>
            </w:r>
            <w:r w:rsidR="766D347F" w:rsidRPr="754464B0">
              <w:rPr>
                <w:rFonts w:eastAsia="Times New Roman"/>
                <w:sz w:val="18"/>
                <w:szCs w:val="18"/>
                <w:lang w:val="en-CA" w:eastAsia="en-US"/>
              </w:rPr>
              <w:t>all</w:t>
            </w:r>
            <w:r w:rsidR="06A45ED4" w:rsidRPr="754464B0">
              <w:rPr>
                <w:rFonts w:eastAsia="Times New Roman"/>
                <w:sz w:val="18"/>
                <w:szCs w:val="18"/>
                <w:lang w:val="en-CA" w:eastAsia="en-US"/>
              </w:rPr>
              <w:t xml:space="preserve"> relevant </w:t>
            </w:r>
            <w:r w:rsidR="5013BA32" w:rsidRPr="754464B0">
              <w:rPr>
                <w:rFonts w:eastAsia="Times New Roman"/>
                <w:sz w:val="18"/>
                <w:szCs w:val="18"/>
                <w:lang w:val="en-CA" w:eastAsia="en-US"/>
              </w:rPr>
              <w:t>procedures.</w:t>
            </w:r>
            <w:r w:rsidR="4C337594" w:rsidRPr="754464B0">
              <w:rPr>
                <w:rFonts w:eastAsia="Times New Roman"/>
                <w:sz w:val="18"/>
                <w:szCs w:val="18"/>
                <w:lang w:val="en-CA" w:eastAsia="en-US"/>
              </w:rPr>
              <w:t xml:space="preserve"> If blinding </w:t>
            </w:r>
            <w:r w:rsidR="0689D1E5" w:rsidRPr="754464B0">
              <w:rPr>
                <w:rFonts w:eastAsia="Times New Roman"/>
                <w:sz w:val="18"/>
                <w:szCs w:val="18"/>
                <w:lang w:val="en-CA" w:eastAsia="en-US"/>
              </w:rPr>
              <w:t>i</w:t>
            </w:r>
            <w:r w:rsidR="4C337594" w:rsidRPr="754464B0">
              <w:rPr>
                <w:rFonts w:eastAsia="Times New Roman"/>
                <w:sz w:val="18"/>
                <w:szCs w:val="18"/>
                <w:lang w:val="en-CA" w:eastAsia="en-US"/>
              </w:rPr>
              <w:t xml:space="preserve">s not mentioned, code as </w:t>
            </w:r>
            <w:r w:rsidR="4C337594" w:rsidRPr="009E04BC">
              <w:rPr>
                <w:rFonts w:eastAsia="Times New Roman"/>
                <w:b/>
                <w:bCs/>
                <w:sz w:val="18"/>
                <w:szCs w:val="18"/>
                <w:lang w:val="en-CA" w:eastAsia="en-US"/>
              </w:rPr>
              <w:t>“Unclear</w:t>
            </w:r>
            <w:r w:rsidR="009E04BC" w:rsidRPr="009E04BC">
              <w:rPr>
                <w:rFonts w:eastAsia="Times New Roman"/>
                <w:b/>
                <w:bCs/>
                <w:sz w:val="18"/>
                <w:szCs w:val="18"/>
                <w:lang w:val="en-CA" w:eastAsia="en-US"/>
              </w:rPr>
              <w:t>.</w:t>
            </w:r>
            <w:r w:rsidR="4C337594" w:rsidRPr="009E04BC">
              <w:rPr>
                <w:rFonts w:eastAsia="Times New Roman"/>
                <w:b/>
                <w:bCs/>
                <w:sz w:val="18"/>
                <w:szCs w:val="18"/>
                <w:lang w:val="en-CA" w:eastAsia="en-US"/>
              </w:rPr>
              <w:t>”</w:t>
            </w:r>
          </w:p>
        </w:tc>
      </w:tr>
      <w:tr w:rsidR="0055174B" w:rsidRPr="00763844" w14:paraId="57C1BD28" w14:textId="77777777" w:rsidTr="1C2708FE">
        <w:trPr>
          <w:trHeight w:val="320"/>
        </w:trPr>
        <w:tc>
          <w:tcPr>
            <w:tcW w:w="455" w:type="pct"/>
            <w:tcBorders>
              <w:top w:val="nil"/>
              <w:left w:val="nil"/>
              <w:bottom w:val="nil"/>
              <w:right w:val="nil"/>
            </w:tcBorders>
            <w:hideMark/>
          </w:tcPr>
          <w:p w14:paraId="1689356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7Xn</w:t>
            </w:r>
          </w:p>
        </w:tc>
        <w:tc>
          <w:tcPr>
            <w:tcW w:w="1060" w:type="pct"/>
            <w:tcBorders>
              <w:top w:val="nil"/>
              <w:left w:val="nil"/>
              <w:bottom w:val="nil"/>
              <w:right w:val="nil"/>
            </w:tcBorders>
            <w:hideMark/>
          </w:tcPr>
          <w:p w14:paraId="28D1F9C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blinding_notes</w:t>
            </w:r>
          </w:p>
        </w:tc>
        <w:tc>
          <w:tcPr>
            <w:tcW w:w="378" w:type="pct"/>
            <w:tcBorders>
              <w:top w:val="nil"/>
              <w:left w:val="nil"/>
              <w:bottom w:val="nil"/>
              <w:right w:val="nil"/>
            </w:tcBorders>
            <w:hideMark/>
          </w:tcPr>
          <w:p w14:paraId="1A68D0F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4226577F" w14:textId="0BEB5C30"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19B8631A" w:rsidRPr="754464B0">
              <w:rPr>
                <w:rFonts w:eastAsia="Times New Roman"/>
                <w:sz w:val="18"/>
                <w:szCs w:val="18"/>
                <w:lang w:val="en-CA" w:eastAsia="en-US"/>
              </w:rPr>
              <w:t xml:space="preserve">notes </w:t>
            </w:r>
            <w:r w:rsidRPr="754464B0">
              <w:rPr>
                <w:rFonts w:eastAsia="Times New Roman"/>
                <w:sz w:val="18"/>
                <w:szCs w:val="18"/>
                <w:lang w:val="en-CA" w:eastAsia="en-US"/>
              </w:rPr>
              <w:t>about the blinding</w:t>
            </w:r>
          </w:p>
        </w:tc>
        <w:tc>
          <w:tcPr>
            <w:tcW w:w="1593" w:type="pct"/>
            <w:tcBorders>
              <w:top w:val="nil"/>
              <w:left w:val="nil"/>
              <w:bottom w:val="nil"/>
              <w:right w:val="nil"/>
            </w:tcBorders>
            <w:hideMark/>
          </w:tcPr>
          <w:p w14:paraId="53F777F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AD640E8" w14:textId="77777777" w:rsidTr="1C2708FE">
        <w:trPr>
          <w:trHeight w:val="2560"/>
        </w:trPr>
        <w:tc>
          <w:tcPr>
            <w:tcW w:w="455" w:type="pct"/>
            <w:tcBorders>
              <w:top w:val="nil"/>
              <w:left w:val="nil"/>
              <w:bottom w:val="nil"/>
              <w:right w:val="nil"/>
            </w:tcBorders>
            <w:hideMark/>
          </w:tcPr>
          <w:p w14:paraId="26B12FA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8X</w:t>
            </w:r>
          </w:p>
        </w:tc>
        <w:tc>
          <w:tcPr>
            <w:tcW w:w="1060" w:type="pct"/>
            <w:tcBorders>
              <w:top w:val="nil"/>
              <w:left w:val="nil"/>
              <w:bottom w:val="nil"/>
              <w:right w:val="nil"/>
            </w:tcBorders>
            <w:hideMark/>
          </w:tcPr>
          <w:p w14:paraId="767DE96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methods_results_congruency</w:t>
            </w:r>
          </w:p>
        </w:tc>
        <w:tc>
          <w:tcPr>
            <w:tcW w:w="378" w:type="pct"/>
            <w:tcBorders>
              <w:top w:val="nil"/>
              <w:left w:val="nil"/>
              <w:bottom w:val="nil"/>
              <w:right w:val="nil"/>
            </w:tcBorders>
            <w:hideMark/>
          </w:tcPr>
          <w:p w14:paraId="576F855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6C5BE0C7" w14:textId="285399F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study present all their findings based on the methods described? Is there congruency between the </w:t>
            </w:r>
            <w:r w:rsidR="00510BE7" w:rsidRPr="00763844">
              <w:rPr>
                <w:rFonts w:eastAsia="Times New Roman"/>
                <w:color w:val="000000"/>
                <w:sz w:val="18"/>
                <w:szCs w:val="18"/>
                <w:lang w:val="en-CA" w:eastAsia="en-US"/>
              </w:rPr>
              <w:t>method and</w:t>
            </w:r>
            <w:r w:rsidRPr="00BB6D0B">
              <w:rPr>
                <w:rFonts w:eastAsia="Times New Roman"/>
                <w:color w:val="000000"/>
                <w:sz w:val="18"/>
                <w:szCs w:val="18"/>
                <w:lang w:val="en-CA" w:eastAsia="en-US"/>
              </w:rPr>
              <w:t xml:space="preserve"> results sections? And is it transparent? </w:t>
            </w:r>
            <w:r w:rsidRPr="00BB6D0B">
              <w:rPr>
                <w:rFonts w:eastAsia="Times New Roman"/>
                <w:b/>
                <w:bCs/>
                <w:color w:val="000000"/>
                <w:sz w:val="18"/>
                <w:szCs w:val="18"/>
                <w:lang w:val="en-CA" w:eastAsia="en-US"/>
              </w:rPr>
              <w:t>Yes/Partly/No</w:t>
            </w:r>
          </w:p>
        </w:tc>
        <w:tc>
          <w:tcPr>
            <w:tcW w:w="1593" w:type="pct"/>
            <w:tcBorders>
              <w:top w:val="nil"/>
              <w:left w:val="nil"/>
              <w:bottom w:val="nil"/>
              <w:right w:val="nil"/>
            </w:tcBorders>
            <w:hideMark/>
          </w:tcPr>
          <w:p w14:paraId="1BCB21A4" w14:textId="61880631"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Presenting results in which methods are not </w:t>
            </w:r>
            <w:r w:rsidR="7DC5C649" w:rsidRPr="754464B0">
              <w:rPr>
                <w:rFonts w:eastAsia="Times New Roman"/>
                <w:sz w:val="18"/>
                <w:szCs w:val="18"/>
                <w:lang w:val="en-CA" w:eastAsia="en-US"/>
              </w:rPr>
              <w:t>described is</w:t>
            </w:r>
            <w:r w:rsidRPr="754464B0">
              <w:rPr>
                <w:rFonts w:eastAsia="Times New Roman"/>
                <w:sz w:val="18"/>
                <w:szCs w:val="18"/>
                <w:lang w:val="en-CA" w:eastAsia="en-US"/>
              </w:rPr>
              <w:t xml:space="preserve"> not transparent and replicable and should be interpreted with </w:t>
            </w:r>
            <w:r w:rsidR="7DC5C649" w:rsidRPr="754464B0">
              <w:rPr>
                <w:rFonts w:eastAsia="Times New Roman"/>
                <w:sz w:val="18"/>
                <w:szCs w:val="18"/>
                <w:lang w:val="en-CA" w:eastAsia="en-US"/>
              </w:rPr>
              <w:t>caution. When</w:t>
            </w:r>
            <w:r w:rsidRPr="754464B0">
              <w:rPr>
                <w:rFonts w:eastAsia="Times New Roman"/>
                <w:sz w:val="18"/>
                <w:szCs w:val="18"/>
                <w:lang w:val="en-CA" w:eastAsia="en-US"/>
              </w:rPr>
              <w:t xml:space="preserve"> key methodological details are missing or unclear (e.g., group </w:t>
            </w:r>
            <w:r w:rsidRPr="754464B0">
              <w:rPr>
                <w:rFonts w:eastAsia="Times New Roman"/>
                <w:sz w:val="18"/>
                <w:szCs w:val="18"/>
                <w:lang w:val="en-CA" w:eastAsia="en-US"/>
              </w:rPr>
              <w:lastRenderedPageBreak/>
              <w:t xml:space="preserve">allocation/selection, dam characteristics, offspring age, timing of behavioural tests, or noise-exposure parameters) the study cannot score </w:t>
            </w:r>
            <w:r w:rsidRPr="754464B0">
              <w:rPr>
                <w:rFonts w:eastAsia="Times New Roman"/>
                <w:b/>
                <w:bCs/>
                <w:sz w:val="18"/>
                <w:szCs w:val="18"/>
                <w:lang w:val="en-CA" w:eastAsia="en-US"/>
              </w:rPr>
              <w:t>"Yes."</w:t>
            </w:r>
            <w:r w:rsidRPr="754464B0">
              <w:rPr>
                <w:rFonts w:eastAsia="Times New Roman"/>
                <w:sz w:val="18"/>
                <w:szCs w:val="18"/>
                <w:lang w:val="en-CA" w:eastAsia="en-US"/>
              </w:rPr>
              <w:t xml:space="preserve"> Without sufficient reporting, methods cannot be reliably matched to the measured outcomes and reported results</w:t>
            </w:r>
            <w:r w:rsidR="62B41F10" w:rsidRPr="754464B0">
              <w:rPr>
                <w:rFonts w:eastAsia="Times New Roman"/>
                <w:sz w:val="18"/>
                <w:szCs w:val="18"/>
                <w:lang w:val="en-CA" w:eastAsia="en-US"/>
              </w:rPr>
              <w:t xml:space="preserve"> and should be coded as </w:t>
            </w:r>
            <w:r w:rsidR="62B41F10" w:rsidRPr="005C6135">
              <w:rPr>
                <w:rFonts w:eastAsia="Times New Roman"/>
                <w:b/>
                <w:bCs/>
                <w:sz w:val="18"/>
                <w:szCs w:val="18"/>
                <w:lang w:val="en-CA" w:eastAsia="en-US"/>
              </w:rPr>
              <w:t>“Partly”,</w:t>
            </w:r>
            <w:r w:rsidR="62B41F10" w:rsidRPr="754464B0">
              <w:rPr>
                <w:rFonts w:eastAsia="Times New Roman"/>
                <w:sz w:val="18"/>
                <w:szCs w:val="18"/>
                <w:lang w:val="en-CA" w:eastAsia="en-US"/>
              </w:rPr>
              <w:t xml:space="preserve"> unless all the results cannot be matched to the methods </w:t>
            </w:r>
            <w:r w:rsidR="52D1752C" w:rsidRPr="754464B0">
              <w:rPr>
                <w:rFonts w:eastAsia="Times New Roman"/>
                <w:sz w:val="18"/>
                <w:szCs w:val="18"/>
                <w:lang w:val="en-CA" w:eastAsia="en-US"/>
              </w:rPr>
              <w:t xml:space="preserve">(e.g. when methods descriptions are missing) </w:t>
            </w:r>
            <w:r w:rsidR="62B41F10" w:rsidRPr="754464B0">
              <w:rPr>
                <w:rFonts w:eastAsia="Times New Roman"/>
                <w:sz w:val="18"/>
                <w:szCs w:val="18"/>
                <w:lang w:val="en-CA" w:eastAsia="en-US"/>
              </w:rPr>
              <w:t xml:space="preserve">and are coded as </w:t>
            </w:r>
            <w:r w:rsidR="62B41F10" w:rsidRPr="005C6135">
              <w:rPr>
                <w:rFonts w:eastAsia="Times New Roman"/>
                <w:b/>
                <w:bCs/>
                <w:sz w:val="18"/>
                <w:szCs w:val="18"/>
                <w:lang w:val="en-CA" w:eastAsia="en-US"/>
              </w:rPr>
              <w:t>“No</w:t>
            </w:r>
            <w:r w:rsidR="005C6135" w:rsidRPr="005C6135">
              <w:rPr>
                <w:rFonts w:eastAsia="Times New Roman"/>
                <w:b/>
                <w:bCs/>
                <w:sz w:val="18"/>
                <w:szCs w:val="18"/>
                <w:lang w:val="en-CA" w:eastAsia="en-US"/>
              </w:rPr>
              <w:t>.</w:t>
            </w:r>
            <w:r w:rsidR="62B41F10" w:rsidRPr="005C6135">
              <w:rPr>
                <w:rFonts w:eastAsia="Times New Roman"/>
                <w:b/>
                <w:bCs/>
                <w:sz w:val="18"/>
                <w:szCs w:val="18"/>
                <w:lang w:val="en-CA" w:eastAsia="en-US"/>
              </w:rPr>
              <w:t>”</w:t>
            </w:r>
          </w:p>
        </w:tc>
      </w:tr>
      <w:tr w:rsidR="0055174B" w:rsidRPr="00763844" w14:paraId="73E9871F" w14:textId="77777777" w:rsidTr="1C2708FE">
        <w:trPr>
          <w:trHeight w:val="640"/>
        </w:trPr>
        <w:tc>
          <w:tcPr>
            <w:tcW w:w="455" w:type="pct"/>
            <w:tcBorders>
              <w:top w:val="nil"/>
              <w:left w:val="nil"/>
              <w:bottom w:val="nil"/>
              <w:right w:val="nil"/>
            </w:tcBorders>
            <w:hideMark/>
          </w:tcPr>
          <w:p w14:paraId="6884E430"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8Xn</w:t>
            </w:r>
          </w:p>
        </w:tc>
        <w:tc>
          <w:tcPr>
            <w:tcW w:w="1060" w:type="pct"/>
            <w:tcBorders>
              <w:top w:val="nil"/>
              <w:left w:val="nil"/>
              <w:bottom w:val="nil"/>
              <w:right w:val="nil"/>
            </w:tcBorders>
            <w:hideMark/>
          </w:tcPr>
          <w:p w14:paraId="4D32F27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methods_results_congruency_notes</w:t>
            </w:r>
          </w:p>
        </w:tc>
        <w:tc>
          <w:tcPr>
            <w:tcW w:w="378" w:type="pct"/>
            <w:tcBorders>
              <w:top w:val="nil"/>
              <w:left w:val="nil"/>
              <w:bottom w:val="nil"/>
              <w:right w:val="nil"/>
            </w:tcBorders>
            <w:hideMark/>
          </w:tcPr>
          <w:p w14:paraId="368C575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41002AA1" w14:textId="2367D3D5"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4685CA2B" w:rsidRPr="754464B0">
              <w:rPr>
                <w:rFonts w:eastAsia="Times New Roman"/>
                <w:sz w:val="18"/>
                <w:szCs w:val="18"/>
                <w:lang w:val="en-CA" w:eastAsia="en-US"/>
              </w:rPr>
              <w:t xml:space="preserve">notes </w:t>
            </w:r>
            <w:r w:rsidRPr="754464B0">
              <w:rPr>
                <w:rFonts w:eastAsia="Times New Roman"/>
                <w:sz w:val="18"/>
                <w:szCs w:val="18"/>
                <w:lang w:val="en-CA" w:eastAsia="en-US"/>
              </w:rPr>
              <w:t>about methods and results congruency</w:t>
            </w:r>
          </w:p>
        </w:tc>
        <w:tc>
          <w:tcPr>
            <w:tcW w:w="1593" w:type="pct"/>
            <w:tcBorders>
              <w:top w:val="nil"/>
              <w:left w:val="nil"/>
              <w:bottom w:val="nil"/>
              <w:right w:val="nil"/>
            </w:tcBorders>
            <w:hideMark/>
          </w:tcPr>
          <w:p w14:paraId="3E7043E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6F52579" w14:textId="77777777" w:rsidTr="1C2708FE">
        <w:trPr>
          <w:trHeight w:val="1600"/>
        </w:trPr>
        <w:tc>
          <w:tcPr>
            <w:tcW w:w="455" w:type="pct"/>
            <w:tcBorders>
              <w:top w:val="nil"/>
              <w:left w:val="nil"/>
              <w:bottom w:val="nil"/>
              <w:right w:val="nil"/>
            </w:tcBorders>
            <w:hideMark/>
          </w:tcPr>
          <w:p w14:paraId="60F1B5C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8Z (1)</w:t>
            </w:r>
          </w:p>
        </w:tc>
        <w:tc>
          <w:tcPr>
            <w:tcW w:w="1060" w:type="pct"/>
            <w:tcBorders>
              <w:top w:val="nil"/>
              <w:left w:val="nil"/>
              <w:bottom w:val="nil"/>
              <w:right w:val="nil"/>
            </w:tcBorders>
            <w:hideMark/>
          </w:tcPr>
          <w:p w14:paraId="33D7ADB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attrition_bias (incomplete outcome data) (SYRCLE Item 8)</w:t>
            </w:r>
          </w:p>
        </w:tc>
        <w:tc>
          <w:tcPr>
            <w:tcW w:w="378" w:type="pct"/>
            <w:tcBorders>
              <w:top w:val="nil"/>
              <w:left w:val="nil"/>
              <w:bottom w:val="nil"/>
              <w:right w:val="nil"/>
            </w:tcBorders>
            <w:hideMark/>
          </w:tcPr>
          <w:p w14:paraId="7430538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7D01E451" w14:textId="78E8CF4B"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Describe the completeness of outcome data including attrition and exclusions from the analysis and were incomplete outcome data adequately described? Were all </w:t>
            </w:r>
            <w:r w:rsidR="00510BE7" w:rsidRPr="00763844">
              <w:rPr>
                <w:rFonts w:eastAsia="Times New Roman"/>
                <w:color w:val="000000"/>
                <w:sz w:val="18"/>
                <w:szCs w:val="18"/>
                <w:lang w:val="en-CA" w:eastAsia="en-US"/>
              </w:rPr>
              <w:t>animals included</w:t>
            </w:r>
            <w:r w:rsidRPr="00BB6D0B">
              <w:rPr>
                <w:rFonts w:eastAsia="Times New Roman"/>
                <w:color w:val="000000"/>
                <w:sz w:val="18"/>
                <w:szCs w:val="18"/>
                <w:lang w:val="en-CA" w:eastAsia="en-US"/>
              </w:rPr>
              <w:t xml:space="preserve"> in the analysis and if not, was it described </w:t>
            </w:r>
            <w:r w:rsidR="00510BE7" w:rsidRPr="00763844">
              <w:rPr>
                <w:rFonts w:eastAsia="Times New Roman"/>
                <w:color w:val="000000"/>
                <w:sz w:val="18"/>
                <w:szCs w:val="18"/>
                <w:lang w:val="en-CA" w:eastAsia="en-US"/>
              </w:rPr>
              <w:t>why they</w:t>
            </w:r>
            <w:r w:rsidRPr="00BB6D0B">
              <w:rPr>
                <w:rFonts w:eastAsia="Times New Roman"/>
                <w:color w:val="000000"/>
                <w:sz w:val="18"/>
                <w:szCs w:val="18"/>
                <w:lang w:val="en-CA" w:eastAsia="en-US"/>
              </w:rPr>
              <w:t xml:space="preserve"> were not included? </w:t>
            </w:r>
            <w:r w:rsidRPr="00BB6D0B">
              <w:rPr>
                <w:rFonts w:eastAsia="Times New Roman"/>
                <w:b/>
                <w:bCs/>
                <w:color w:val="000000"/>
                <w:sz w:val="18"/>
                <w:szCs w:val="18"/>
                <w:lang w:val="en-CA" w:eastAsia="en-US"/>
              </w:rPr>
              <w:t>Yes/No/Unclear</w:t>
            </w:r>
          </w:p>
        </w:tc>
        <w:tc>
          <w:tcPr>
            <w:tcW w:w="1593" w:type="pct"/>
            <w:tcBorders>
              <w:top w:val="nil"/>
              <w:left w:val="nil"/>
              <w:bottom w:val="nil"/>
              <w:right w:val="nil"/>
            </w:tcBorders>
            <w:hideMark/>
          </w:tcPr>
          <w:p w14:paraId="4CA0FC20" w14:textId="10EDC2DA"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If multiple Section 5 items are scored Partly or Unclear, it is unlikely the study will meet</w:t>
            </w:r>
            <w:r w:rsidR="0080537B">
              <w:rPr>
                <w:rFonts w:eastAsia="Times New Roman"/>
                <w:sz w:val="18"/>
                <w:szCs w:val="18"/>
                <w:lang w:val="en-CA" w:eastAsia="en-US"/>
              </w:rPr>
              <w:t xml:space="preserve"> </w:t>
            </w:r>
            <w:r w:rsidR="00BE3F3C">
              <w:rPr>
                <w:rFonts w:eastAsia="Times New Roman"/>
                <w:sz w:val="18"/>
                <w:szCs w:val="18"/>
                <w:lang w:val="en-CA" w:eastAsia="en-US"/>
              </w:rPr>
              <w:t>attrition_bias</w:t>
            </w:r>
            <w:r w:rsidR="00BE3F3C">
              <w:rPr>
                <w:rFonts w:eastAsia="Times New Roman"/>
                <w:sz w:val="18"/>
                <w:szCs w:val="18"/>
                <w:lang w:eastAsia="en-US"/>
              </w:rPr>
              <w:t xml:space="preserve"> (</w:t>
            </w:r>
            <w:r w:rsidRPr="754464B0">
              <w:rPr>
                <w:rFonts w:eastAsia="Times New Roman"/>
                <w:sz w:val="18"/>
                <w:szCs w:val="18"/>
                <w:lang w:val="en-CA" w:eastAsia="en-US"/>
              </w:rPr>
              <w:t>8</w:t>
            </w:r>
            <w:r w:rsidR="7DC5C649" w:rsidRPr="754464B0">
              <w:rPr>
                <w:rFonts w:eastAsia="Times New Roman"/>
                <w:sz w:val="18"/>
                <w:szCs w:val="18"/>
                <w:lang w:val="en-CA" w:eastAsia="en-US"/>
              </w:rPr>
              <w:t>Z (</w:t>
            </w:r>
            <w:r w:rsidRPr="754464B0">
              <w:rPr>
                <w:rFonts w:eastAsia="Times New Roman"/>
                <w:sz w:val="18"/>
                <w:szCs w:val="18"/>
                <w:lang w:val="en-CA" w:eastAsia="en-US"/>
              </w:rPr>
              <w:t>1)</w:t>
            </w:r>
            <w:r w:rsidR="00BE3F3C">
              <w:rPr>
                <w:rFonts w:eastAsia="Times New Roman"/>
                <w:sz w:val="18"/>
                <w:szCs w:val="18"/>
                <w:lang w:val="en-CA" w:eastAsia="en-US"/>
              </w:rPr>
              <w:t>)</w:t>
            </w:r>
            <w:r w:rsidRPr="754464B0">
              <w:rPr>
                <w:rFonts w:eastAsia="Times New Roman"/>
                <w:sz w:val="18"/>
                <w:szCs w:val="18"/>
                <w:lang w:val="en-CA" w:eastAsia="en-US"/>
              </w:rPr>
              <w:t xml:space="preserve">. To code </w:t>
            </w:r>
            <w:r w:rsidRPr="754464B0">
              <w:rPr>
                <w:rFonts w:eastAsia="Times New Roman"/>
                <w:b/>
                <w:bCs/>
                <w:sz w:val="18"/>
                <w:szCs w:val="18"/>
                <w:lang w:val="en-CA" w:eastAsia="en-US"/>
              </w:rPr>
              <w:t>"Yes"</w:t>
            </w:r>
            <w:r w:rsidRPr="754464B0">
              <w:rPr>
                <w:rFonts w:eastAsia="Times New Roman"/>
                <w:sz w:val="18"/>
                <w:szCs w:val="18"/>
                <w:lang w:val="en-CA" w:eastAsia="en-US"/>
              </w:rPr>
              <w:t>, authors must explicitly report the starting number per group and the final analyzed sample size for each test/result/</w:t>
            </w:r>
            <w:r w:rsidR="7DC5C649" w:rsidRPr="754464B0">
              <w:rPr>
                <w:rFonts w:eastAsia="Times New Roman"/>
                <w:sz w:val="18"/>
                <w:szCs w:val="18"/>
                <w:lang w:val="en-CA" w:eastAsia="en-US"/>
              </w:rPr>
              <w:t>measurement and</w:t>
            </w:r>
            <w:r w:rsidRPr="754464B0">
              <w:rPr>
                <w:rFonts w:eastAsia="Times New Roman"/>
                <w:sz w:val="18"/>
                <w:szCs w:val="18"/>
                <w:lang w:val="en-CA" w:eastAsia="en-US"/>
              </w:rPr>
              <w:t xml:space="preserve"> provide counts and reasons for any exclusions.</w:t>
            </w:r>
            <w:r w:rsidR="4740C226" w:rsidRPr="754464B0">
              <w:rPr>
                <w:rFonts w:eastAsia="Times New Roman"/>
                <w:sz w:val="18"/>
                <w:szCs w:val="18"/>
                <w:lang w:val="en-CA" w:eastAsia="en-US"/>
              </w:rPr>
              <w:t xml:space="preserve"> Code as </w:t>
            </w:r>
            <w:r w:rsidR="4740C226" w:rsidRPr="005C6135">
              <w:rPr>
                <w:rFonts w:eastAsia="Times New Roman"/>
                <w:b/>
                <w:bCs/>
                <w:sz w:val="18"/>
                <w:szCs w:val="18"/>
                <w:lang w:val="en-CA" w:eastAsia="en-US"/>
              </w:rPr>
              <w:t>“</w:t>
            </w:r>
            <w:r w:rsidR="2E97F7B0" w:rsidRPr="005C6135">
              <w:rPr>
                <w:rFonts w:eastAsia="Times New Roman"/>
                <w:b/>
                <w:bCs/>
                <w:sz w:val="18"/>
                <w:szCs w:val="18"/>
                <w:lang w:val="en-CA" w:eastAsia="en-US"/>
              </w:rPr>
              <w:t>Unclear</w:t>
            </w:r>
            <w:r w:rsidR="4740C226" w:rsidRPr="005C6135">
              <w:rPr>
                <w:rFonts w:eastAsia="Times New Roman"/>
                <w:b/>
                <w:bCs/>
                <w:sz w:val="18"/>
                <w:szCs w:val="18"/>
                <w:lang w:val="en-CA" w:eastAsia="en-US"/>
              </w:rPr>
              <w:t>”</w:t>
            </w:r>
            <w:r w:rsidR="4740C226" w:rsidRPr="754464B0">
              <w:rPr>
                <w:rFonts w:eastAsia="Times New Roman"/>
                <w:sz w:val="18"/>
                <w:szCs w:val="18"/>
                <w:lang w:val="en-CA" w:eastAsia="en-US"/>
              </w:rPr>
              <w:t xml:space="preserve"> if sample sizes are missing for the outcome data. </w:t>
            </w:r>
            <w:r w:rsidR="7C05ACB1" w:rsidRPr="754464B0">
              <w:rPr>
                <w:rFonts w:eastAsia="Times New Roman"/>
                <w:sz w:val="18"/>
                <w:szCs w:val="18"/>
                <w:lang w:val="en-CA" w:eastAsia="en-US"/>
              </w:rPr>
              <w:t xml:space="preserve">Code as </w:t>
            </w:r>
            <w:r w:rsidR="4740C226" w:rsidRPr="005C6135">
              <w:rPr>
                <w:rFonts w:eastAsia="Times New Roman"/>
                <w:b/>
                <w:bCs/>
                <w:sz w:val="18"/>
                <w:szCs w:val="18"/>
                <w:lang w:val="en-CA" w:eastAsia="en-US"/>
              </w:rPr>
              <w:t>“</w:t>
            </w:r>
            <w:r w:rsidR="0EA82410" w:rsidRPr="005C6135">
              <w:rPr>
                <w:rFonts w:eastAsia="Times New Roman"/>
                <w:b/>
                <w:bCs/>
                <w:sz w:val="18"/>
                <w:szCs w:val="18"/>
                <w:lang w:val="en-CA" w:eastAsia="en-US"/>
              </w:rPr>
              <w:t>No</w:t>
            </w:r>
            <w:r w:rsidR="4740C226" w:rsidRPr="005C6135">
              <w:rPr>
                <w:rFonts w:eastAsia="Times New Roman"/>
                <w:b/>
                <w:bCs/>
                <w:sz w:val="18"/>
                <w:szCs w:val="18"/>
                <w:lang w:val="en-CA" w:eastAsia="en-US"/>
              </w:rPr>
              <w:t>”</w:t>
            </w:r>
            <w:r w:rsidR="4740C226" w:rsidRPr="754464B0">
              <w:rPr>
                <w:rFonts w:eastAsia="Times New Roman"/>
                <w:sz w:val="18"/>
                <w:szCs w:val="18"/>
                <w:lang w:val="en-CA" w:eastAsia="en-US"/>
              </w:rPr>
              <w:t xml:space="preserve"> </w:t>
            </w:r>
            <w:r w:rsidR="78931EFD" w:rsidRPr="754464B0">
              <w:rPr>
                <w:rFonts w:eastAsia="Times New Roman"/>
                <w:sz w:val="18"/>
                <w:szCs w:val="18"/>
                <w:lang w:val="en-CA" w:eastAsia="en-US"/>
              </w:rPr>
              <w:t>if sample sizes are not matching and are not explained</w:t>
            </w:r>
            <w:r w:rsidR="005C6135">
              <w:rPr>
                <w:rFonts w:eastAsia="Times New Roman"/>
                <w:sz w:val="18"/>
                <w:szCs w:val="18"/>
                <w:lang w:val="en-CA" w:eastAsia="en-US"/>
              </w:rPr>
              <w:t>.</w:t>
            </w:r>
          </w:p>
        </w:tc>
      </w:tr>
      <w:tr w:rsidR="0055174B" w:rsidRPr="00763844" w14:paraId="7BD07426" w14:textId="77777777" w:rsidTr="1C2708FE">
        <w:trPr>
          <w:trHeight w:val="640"/>
        </w:trPr>
        <w:tc>
          <w:tcPr>
            <w:tcW w:w="455" w:type="pct"/>
            <w:tcBorders>
              <w:top w:val="nil"/>
              <w:left w:val="nil"/>
              <w:bottom w:val="nil"/>
              <w:right w:val="nil"/>
            </w:tcBorders>
            <w:hideMark/>
          </w:tcPr>
          <w:p w14:paraId="15AB889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8Z (1)n</w:t>
            </w:r>
          </w:p>
        </w:tc>
        <w:tc>
          <w:tcPr>
            <w:tcW w:w="1060" w:type="pct"/>
            <w:tcBorders>
              <w:top w:val="nil"/>
              <w:left w:val="nil"/>
              <w:bottom w:val="nil"/>
              <w:right w:val="nil"/>
            </w:tcBorders>
            <w:hideMark/>
          </w:tcPr>
          <w:p w14:paraId="70A40FC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attrition_bias_notes</w:t>
            </w:r>
          </w:p>
        </w:tc>
        <w:tc>
          <w:tcPr>
            <w:tcW w:w="378" w:type="pct"/>
            <w:tcBorders>
              <w:top w:val="nil"/>
              <w:left w:val="nil"/>
              <w:bottom w:val="nil"/>
              <w:right w:val="nil"/>
            </w:tcBorders>
            <w:hideMark/>
          </w:tcPr>
          <w:p w14:paraId="60FF0A7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3341F6D0" w14:textId="577CBB37"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650B4958" w:rsidRPr="754464B0">
              <w:rPr>
                <w:rFonts w:eastAsia="Times New Roman"/>
                <w:sz w:val="18"/>
                <w:szCs w:val="18"/>
                <w:lang w:val="en-CA" w:eastAsia="en-US"/>
              </w:rPr>
              <w:t xml:space="preserve">notes </w:t>
            </w:r>
            <w:r w:rsidRPr="754464B0">
              <w:rPr>
                <w:rFonts w:eastAsia="Times New Roman"/>
                <w:sz w:val="18"/>
                <w:szCs w:val="18"/>
                <w:lang w:val="en-CA" w:eastAsia="en-US"/>
              </w:rPr>
              <w:t>about the attrition</w:t>
            </w:r>
          </w:p>
        </w:tc>
        <w:tc>
          <w:tcPr>
            <w:tcW w:w="1593" w:type="pct"/>
            <w:tcBorders>
              <w:top w:val="nil"/>
              <w:left w:val="nil"/>
              <w:bottom w:val="nil"/>
              <w:right w:val="nil"/>
            </w:tcBorders>
            <w:hideMark/>
          </w:tcPr>
          <w:p w14:paraId="04A6532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2679898B" w14:textId="77777777" w:rsidTr="1C2708FE">
        <w:trPr>
          <w:trHeight w:val="3200"/>
        </w:trPr>
        <w:tc>
          <w:tcPr>
            <w:tcW w:w="455" w:type="pct"/>
            <w:tcBorders>
              <w:top w:val="nil"/>
              <w:left w:val="nil"/>
              <w:bottom w:val="nil"/>
              <w:right w:val="nil"/>
            </w:tcBorders>
            <w:hideMark/>
          </w:tcPr>
          <w:p w14:paraId="0704E17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8Z (2)</w:t>
            </w:r>
          </w:p>
        </w:tc>
        <w:tc>
          <w:tcPr>
            <w:tcW w:w="1060" w:type="pct"/>
            <w:tcBorders>
              <w:top w:val="nil"/>
              <w:left w:val="nil"/>
              <w:bottom w:val="nil"/>
              <w:right w:val="nil"/>
            </w:tcBorders>
            <w:hideMark/>
          </w:tcPr>
          <w:p w14:paraId="614AA89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reporting_bias_selective_outcome (SYRCLE Item 9)</w:t>
            </w:r>
          </w:p>
        </w:tc>
        <w:tc>
          <w:tcPr>
            <w:tcW w:w="378" w:type="pct"/>
            <w:tcBorders>
              <w:top w:val="nil"/>
              <w:left w:val="nil"/>
              <w:bottom w:val="nil"/>
              <w:right w:val="nil"/>
            </w:tcBorders>
            <w:hideMark/>
          </w:tcPr>
          <w:p w14:paraId="083357B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34B8E8AA" w14:textId="67270791"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Was the study protocol available (require a description of protocol location) and were </w:t>
            </w:r>
            <w:r w:rsidR="7D95B898" w:rsidRPr="754464B0">
              <w:rPr>
                <w:rFonts w:eastAsia="Times New Roman"/>
                <w:sz w:val="18"/>
                <w:szCs w:val="18"/>
                <w:lang w:val="en-CA" w:eastAsia="en-US"/>
              </w:rPr>
              <w:t>all</w:t>
            </w:r>
            <w:r w:rsidRPr="754464B0">
              <w:rPr>
                <w:rFonts w:eastAsia="Times New Roman"/>
                <w:sz w:val="18"/>
                <w:szCs w:val="18"/>
                <w:lang w:val="en-CA" w:eastAsia="en-US"/>
              </w:rPr>
              <w:t xml:space="preserve"> the study’s prespecified primary and secondary outcomes </w:t>
            </w:r>
            <w:r w:rsidR="774EC4F1" w:rsidRPr="754464B0">
              <w:rPr>
                <w:rFonts w:eastAsia="Times New Roman"/>
                <w:sz w:val="18"/>
                <w:szCs w:val="18"/>
                <w:lang w:val="en-CA" w:eastAsia="en-US"/>
              </w:rPr>
              <w:t>reported in</w:t>
            </w:r>
            <w:r w:rsidRPr="754464B0">
              <w:rPr>
                <w:rFonts w:eastAsia="Times New Roman"/>
                <w:sz w:val="18"/>
                <w:szCs w:val="18"/>
                <w:lang w:val="en-CA" w:eastAsia="en-US"/>
              </w:rPr>
              <w:t xml:space="preserve"> the manuscript? </w:t>
            </w:r>
            <w:r w:rsidRPr="754464B0">
              <w:rPr>
                <w:rFonts w:eastAsia="Times New Roman"/>
                <w:b/>
                <w:bCs/>
                <w:sz w:val="18"/>
                <w:szCs w:val="18"/>
                <w:lang w:val="en-CA" w:eastAsia="en-US"/>
              </w:rPr>
              <w:t>Yes/No/Unclear</w:t>
            </w:r>
          </w:p>
        </w:tc>
        <w:tc>
          <w:tcPr>
            <w:tcW w:w="1593" w:type="pct"/>
            <w:tcBorders>
              <w:top w:val="nil"/>
              <w:left w:val="nil"/>
              <w:bottom w:val="nil"/>
              <w:right w:val="nil"/>
            </w:tcBorders>
            <w:hideMark/>
          </w:tcPr>
          <w:p w14:paraId="34C28BCA" w14:textId="067B6F63" w:rsidR="00BB6D0B" w:rsidRPr="00BB6D0B" w:rsidRDefault="7937E82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If protocol is available and all outcomes match, code as </w:t>
            </w:r>
            <w:r w:rsidRPr="005C6135">
              <w:rPr>
                <w:rFonts w:eastAsia="Times New Roman"/>
                <w:b/>
                <w:bCs/>
                <w:sz w:val="18"/>
                <w:szCs w:val="18"/>
                <w:lang w:val="en-CA" w:eastAsia="en-US"/>
              </w:rPr>
              <w:t>“Yes</w:t>
            </w:r>
            <w:r w:rsidR="005C6135" w:rsidRPr="005C6135">
              <w:rPr>
                <w:rFonts w:eastAsia="Times New Roman"/>
                <w:b/>
                <w:bCs/>
                <w:sz w:val="18"/>
                <w:szCs w:val="18"/>
                <w:lang w:val="en-CA" w:eastAsia="en-US"/>
              </w:rPr>
              <w:t>.</w:t>
            </w:r>
            <w:r w:rsidRPr="005C6135">
              <w:rPr>
                <w:rFonts w:eastAsia="Times New Roman"/>
                <w:b/>
                <w:bCs/>
                <w:sz w:val="18"/>
                <w:szCs w:val="18"/>
                <w:lang w:val="en-CA" w:eastAsia="en-US"/>
              </w:rPr>
              <w:t>”</w:t>
            </w:r>
            <w:r w:rsidRPr="754464B0">
              <w:rPr>
                <w:rFonts w:eastAsia="Times New Roman"/>
                <w:sz w:val="18"/>
                <w:szCs w:val="18"/>
                <w:lang w:val="en-CA" w:eastAsia="en-US"/>
              </w:rPr>
              <w:t xml:space="preserve"> </w:t>
            </w:r>
            <w:r w:rsidR="1337ABF8" w:rsidRPr="754464B0">
              <w:rPr>
                <w:rFonts w:eastAsia="Times New Roman"/>
                <w:sz w:val="18"/>
                <w:szCs w:val="18"/>
                <w:lang w:val="en-CA" w:eastAsia="en-US"/>
              </w:rPr>
              <w:t xml:space="preserve">If there is no </w:t>
            </w:r>
            <w:r w:rsidR="7D95B898" w:rsidRPr="754464B0">
              <w:rPr>
                <w:rFonts w:eastAsia="Times New Roman"/>
                <w:sz w:val="18"/>
                <w:szCs w:val="18"/>
                <w:lang w:val="en-CA" w:eastAsia="en-US"/>
              </w:rPr>
              <w:t>protocol or</w:t>
            </w:r>
            <w:r w:rsidR="1337ABF8" w:rsidRPr="754464B0">
              <w:rPr>
                <w:rFonts w:eastAsia="Times New Roman"/>
                <w:sz w:val="18"/>
                <w:szCs w:val="18"/>
                <w:lang w:val="en-CA" w:eastAsia="en-US"/>
              </w:rPr>
              <w:t xml:space="preserve"> is not publicly available</w:t>
            </w:r>
            <w:r w:rsidR="209227B2" w:rsidRPr="754464B0">
              <w:rPr>
                <w:rFonts w:eastAsia="Times New Roman"/>
                <w:sz w:val="18"/>
                <w:szCs w:val="18"/>
                <w:lang w:val="en-CA" w:eastAsia="en-US"/>
              </w:rPr>
              <w:t>,</w:t>
            </w:r>
            <w:r w:rsidR="1337ABF8" w:rsidRPr="754464B0">
              <w:rPr>
                <w:rFonts w:eastAsia="Times New Roman"/>
                <w:sz w:val="18"/>
                <w:szCs w:val="18"/>
                <w:lang w:val="en-CA" w:eastAsia="en-US"/>
              </w:rPr>
              <w:t xml:space="preserve"> code as </w:t>
            </w:r>
            <w:r w:rsidR="1337ABF8" w:rsidRPr="754464B0">
              <w:rPr>
                <w:rFonts w:eastAsia="Times New Roman"/>
                <w:b/>
                <w:bCs/>
                <w:sz w:val="18"/>
                <w:szCs w:val="18"/>
                <w:lang w:val="en-CA" w:eastAsia="en-US"/>
              </w:rPr>
              <w:t>"Unclear."</w:t>
            </w:r>
            <w:r w:rsidR="1337ABF8" w:rsidRPr="754464B0">
              <w:rPr>
                <w:rFonts w:eastAsia="Times New Roman"/>
                <w:sz w:val="18"/>
                <w:szCs w:val="18"/>
                <w:lang w:val="en-CA" w:eastAsia="en-US"/>
              </w:rPr>
              <w:t xml:space="preserve"> If there is a protocol and does not match, code </w:t>
            </w:r>
            <w:r w:rsidR="1337ABF8" w:rsidRPr="754464B0">
              <w:rPr>
                <w:rFonts w:eastAsia="Times New Roman"/>
                <w:b/>
                <w:bCs/>
                <w:sz w:val="18"/>
                <w:szCs w:val="18"/>
                <w:lang w:val="en-CA" w:eastAsia="en-US"/>
              </w:rPr>
              <w:t>"No</w:t>
            </w:r>
            <w:r w:rsidR="005C6135">
              <w:rPr>
                <w:rFonts w:eastAsia="Times New Roman"/>
                <w:b/>
                <w:bCs/>
                <w:sz w:val="18"/>
                <w:szCs w:val="18"/>
                <w:lang w:val="en-CA" w:eastAsia="en-US"/>
              </w:rPr>
              <w:t>.</w:t>
            </w:r>
            <w:r w:rsidR="1337ABF8" w:rsidRPr="754464B0">
              <w:rPr>
                <w:rFonts w:eastAsia="Times New Roman"/>
                <w:b/>
                <w:bCs/>
                <w:sz w:val="18"/>
                <w:szCs w:val="18"/>
                <w:lang w:val="en-CA" w:eastAsia="en-US"/>
              </w:rPr>
              <w:t>"</w:t>
            </w:r>
          </w:p>
        </w:tc>
      </w:tr>
      <w:tr w:rsidR="0055174B" w:rsidRPr="00763844" w14:paraId="2B7FA12F" w14:textId="77777777" w:rsidTr="1C2708FE">
        <w:trPr>
          <w:trHeight w:val="960"/>
        </w:trPr>
        <w:tc>
          <w:tcPr>
            <w:tcW w:w="455" w:type="pct"/>
            <w:tcBorders>
              <w:top w:val="nil"/>
              <w:left w:val="nil"/>
              <w:bottom w:val="nil"/>
              <w:right w:val="nil"/>
            </w:tcBorders>
            <w:hideMark/>
          </w:tcPr>
          <w:p w14:paraId="1F9E661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8Z (2)n</w:t>
            </w:r>
          </w:p>
        </w:tc>
        <w:tc>
          <w:tcPr>
            <w:tcW w:w="1060" w:type="pct"/>
            <w:tcBorders>
              <w:top w:val="nil"/>
              <w:left w:val="nil"/>
              <w:bottom w:val="nil"/>
              <w:right w:val="nil"/>
            </w:tcBorders>
            <w:hideMark/>
          </w:tcPr>
          <w:p w14:paraId="1ABEB2C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reporting_bias_selective_outcome_notes</w:t>
            </w:r>
          </w:p>
        </w:tc>
        <w:tc>
          <w:tcPr>
            <w:tcW w:w="378" w:type="pct"/>
            <w:tcBorders>
              <w:top w:val="nil"/>
              <w:left w:val="nil"/>
              <w:bottom w:val="nil"/>
              <w:right w:val="nil"/>
            </w:tcBorders>
            <w:hideMark/>
          </w:tcPr>
          <w:p w14:paraId="20DE62C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0E7F3865" w14:textId="4077C7D5"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w:t>
            </w:r>
            <w:r w:rsidR="562E2BFF" w:rsidRPr="754464B0">
              <w:rPr>
                <w:rFonts w:eastAsia="Times New Roman"/>
                <w:sz w:val="18"/>
                <w:szCs w:val="18"/>
                <w:lang w:val="en-CA" w:eastAsia="en-US"/>
              </w:rPr>
              <w:t xml:space="preserve">notes </w:t>
            </w:r>
            <w:r w:rsidRPr="754464B0">
              <w:rPr>
                <w:rFonts w:eastAsia="Times New Roman"/>
                <w:sz w:val="18"/>
                <w:szCs w:val="18"/>
                <w:lang w:val="en-CA" w:eastAsia="en-US"/>
              </w:rPr>
              <w:t>about the reporting bias selective outcome</w:t>
            </w:r>
          </w:p>
        </w:tc>
        <w:tc>
          <w:tcPr>
            <w:tcW w:w="1593" w:type="pct"/>
            <w:tcBorders>
              <w:top w:val="nil"/>
              <w:left w:val="nil"/>
              <w:bottom w:val="nil"/>
              <w:right w:val="nil"/>
            </w:tcBorders>
            <w:hideMark/>
          </w:tcPr>
          <w:p w14:paraId="41A3299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2D5607A1" w14:textId="77777777" w:rsidTr="1C2708FE">
        <w:trPr>
          <w:trHeight w:val="1600"/>
        </w:trPr>
        <w:tc>
          <w:tcPr>
            <w:tcW w:w="455" w:type="pct"/>
            <w:tcBorders>
              <w:top w:val="nil"/>
              <w:left w:val="nil"/>
              <w:bottom w:val="nil"/>
              <w:right w:val="nil"/>
            </w:tcBorders>
            <w:hideMark/>
          </w:tcPr>
          <w:p w14:paraId="5A57504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9X</w:t>
            </w:r>
          </w:p>
        </w:tc>
        <w:tc>
          <w:tcPr>
            <w:tcW w:w="1060" w:type="pct"/>
            <w:tcBorders>
              <w:top w:val="nil"/>
              <w:left w:val="nil"/>
              <w:bottom w:val="nil"/>
              <w:right w:val="nil"/>
            </w:tcBorders>
            <w:hideMark/>
          </w:tcPr>
          <w:p w14:paraId="62B09E1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limitations</w:t>
            </w:r>
          </w:p>
        </w:tc>
        <w:tc>
          <w:tcPr>
            <w:tcW w:w="378" w:type="pct"/>
            <w:tcBorders>
              <w:top w:val="nil"/>
              <w:left w:val="nil"/>
              <w:bottom w:val="nil"/>
              <w:right w:val="nil"/>
            </w:tcBorders>
            <w:hideMark/>
          </w:tcPr>
          <w:p w14:paraId="2CACFB4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03315586" w14:textId="27F41B3C"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study contain a section of limitations, or did </w:t>
            </w:r>
            <w:r w:rsidR="00731091" w:rsidRPr="00763844">
              <w:rPr>
                <w:rFonts w:eastAsia="Times New Roman"/>
                <w:color w:val="000000"/>
                <w:sz w:val="18"/>
                <w:szCs w:val="18"/>
                <w:lang w:val="en-CA" w:eastAsia="en-US"/>
              </w:rPr>
              <w:t>they comment</w:t>
            </w:r>
            <w:r w:rsidRPr="00BB6D0B">
              <w:rPr>
                <w:rFonts w:eastAsia="Times New Roman"/>
                <w:color w:val="000000"/>
                <w:sz w:val="18"/>
                <w:szCs w:val="18"/>
                <w:lang w:val="en-CA" w:eastAsia="en-US"/>
              </w:rPr>
              <w:t xml:space="preserve"> on the limitations of the study in relationship to our focus outcomes in the rodents? </w:t>
            </w:r>
            <w:r w:rsidRPr="00BB6D0B">
              <w:rPr>
                <w:rFonts w:eastAsia="Times New Roman"/>
                <w:b/>
                <w:bCs/>
                <w:color w:val="000000"/>
                <w:sz w:val="18"/>
                <w:szCs w:val="18"/>
                <w:lang w:val="en-CA" w:eastAsia="en-US"/>
              </w:rPr>
              <w:t>Yes/Partly/No</w:t>
            </w:r>
          </w:p>
        </w:tc>
        <w:tc>
          <w:tcPr>
            <w:tcW w:w="1593" w:type="pct"/>
            <w:tcBorders>
              <w:top w:val="nil"/>
              <w:left w:val="nil"/>
              <w:bottom w:val="nil"/>
              <w:right w:val="nil"/>
            </w:tcBorders>
            <w:hideMark/>
          </w:tcPr>
          <w:p w14:paraId="16AAB107" w14:textId="4AFE8986"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If they have a specific study limitation section </w:t>
            </w:r>
            <w:r w:rsidR="010B13AB" w:rsidRPr="754464B0">
              <w:rPr>
                <w:rFonts w:eastAsia="Times New Roman"/>
                <w:sz w:val="18"/>
                <w:szCs w:val="18"/>
                <w:lang w:val="en-CA" w:eastAsia="en-US"/>
              </w:rPr>
              <w:t xml:space="preserve">or </w:t>
            </w:r>
            <w:r w:rsidR="005C6135" w:rsidRPr="754464B0">
              <w:rPr>
                <w:rFonts w:eastAsia="Times New Roman"/>
                <w:sz w:val="18"/>
                <w:szCs w:val="18"/>
                <w:lang w:val="en-CA" w:eastAsia="en-US"/>
              </w:rPr>
              <w:t>discuss</w:t>
            </w:r>
            <w:r w:rsidRPr="754464B0">
              <w:rPr>
                <w:rFonts w:eastAsia="Times New Roman"/>
                <w:sz w:val="18"/>
                <w:szCs w:val="18"/>
                <w:lang w:val="en-CA" w:eastAsia="en-US"/>
              </w:rPr>
              <w:t xml:space="preserve"> </w:t>
            </w:r>
            <w:r w:rsidR="7EB9AD41" w:rsidRPr="754464B0">
              <w:rPr>
                <w:rFonts w:eastAsia="Times New Roman"/>
                <w:sz w:val="18"/>
                <w:szCs w:val="18"/>
                <w:lang w:val="en-CA" w:eastAsia="en-US"/>
              </w:rPr>
              <w:t xml:space="preserve">limitation of the </w:t>
            </w:r>
            <w:r w:rsidRPr="754464B0">
              <w:rPr>
                <w:rFonts w:eastAsia="Times New Roman"/>
                <w:sz w:val="18"/>
                <w:szCs w:val="18"/>
                <w:lang w:val="en-CA" w:eastAsia="en-US"/>
              </w:rPr>
              <w:t xml:space="preserve">outcomes of interest, 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If they </w:t>
            </w:r>
            <w:r w:rsidR="06D55969" w:rsidRPr="754464B0">
              <w:rPr>
                <w:rFonts w:eastAsia="Times New Roman"/>
                <w:sz w:val="18"/>
                <w:szCs w:val="18"/>
                <w:lang w:val="en-CA" w:eastAsia="en-US"/>
              </w:rPr>
              <w:t xml:space="preserve">breifly </w:t>
            </w:r>
            <w:r w:rsidRPr="754464B0">
              <w:rPr>
                <w:rFonts w:eastAsia="Times New Roman"/>
                <w:sz w:val="18"/>
                <w:szCs w:val="18"/>
                <w:lang w:val="en-CA" w:eastAsia="en-US"/>
              </w:rPr>
              <w:t xml:space="preserve">mention some study limitations, but not </w:t>
            </w:r>
            <w:r w:rsidR="29012D0A" w:rsidRPr="754464B0">
              <w:rPr>
                <w:rFonts w:eastAsia="Times New Roman"/>
                <w:sz w:val="18"/>
                <w:szCs w:val="18"/>
                <w:lang w:val="en-CA" w:eastAsia="en-US"/>
              </w:rPr>
              <w:t xml:space="preserve">all </w:t>
            </w:r>
            <w:r w:rsidR="6A19846A" w:rsidRPr="754464B0">
              <w:rPr>
                <w:rFonts w:eastAsia="Times New Roman"/>
                <w:sz w:val="18"/>
                <w:szCs w:val="18"/>
                <w:lang w:val="en-CA" w:eastAsia="en-US"/>
              </w:rPr>
              <w:t>code as</w:t>
            </w:r>
            <w:r w:rsidRPr="754464B0">
              <w:rPr>
                <w:rFonts w:eastAsia="Times New Roman"/>
                <w:sz w:val="18"/>
                <w:szCs w:val="18"/>
                <w:lang w:val="en-CA" w:eastAsia="en-US"/>
              </w:rPr>
              <w:t xml:space="preserve"> </w:t>
            </w:r>
            <w:r w:rsidRPr="754464B0">
              <w:rPr>
                <w:rFonts w:eastAsia="Times New Roman"/>
                <w:b/>
                <w:bCs/>
                <w:sz w:val="18"/>
                <w:szCs w:val="18"/>
                <w:lang w:val="en-CA" w:eastAsia="en-US"/>
              </w:rPr>
              <w:t>"Partly."</w:t>
            </w:r>
            <w:r w:rsidRPr="754464B0">
              <w:rPr>
                <w:rFonts w:eastAsia="Times New Roman"/>
                <w:sz w:val="18"/>
                <w:szCs w:val="18"/>
                <w:lang w:val="en-CA" w:eastAsia="en-US"/>
              </w:rPr>
              <w:t xml:space="preserve"> Code </w:t>
            </w:r>
            <w:r w:rsidRPr="754464B0">
              <w:rPr>
                <w:rFonts w:eastAsia="Times New Roman"/>
                <w:b/>
                <w:bCs/>
                <w:sz w:val="18"/>
                <w:szCs w:val="18"/>
                <w:lang w:val="en-CA" w:eastAsia="en-US"/>
              </w:rPr>
              <w:t>"No"</w:t>
            </w:r>
            <w:r w:rsidRPr="754464B0">
              <w:rPr>
                <w:rFonts w:eastAsia="Times New Roman"/>
                <w:sz w:val="18"/>
                <w:szCs w:val="18"/>
                <w:lang w:val="en-CA" w:eastAsia="en-US"/>
              </w:rPr>
              <w:t xml:space="preserve"> if they don't mention any limitations</w:t>
            </w:r>
            <w:r w:rsidR="00372B19">
              <w:rPr>
                <w:rFonts w:eastAsia="Times New Roman"/>
                <w:sz w:val="18"/>
                <w:szCs w:val="18"/>
                <w:lang w:val="en-CA" w:eastAsia="en-US"/>
              </w:rPr>
              <w:t>.</w:t>
            </w:r>
          </w:p>
        </w:tc>
      </w:tr>
      <w:tr w:rsidR="0055174B" w:rsidRPr="00763844" w14:paraId="78338EF6" w14:textId="77777777" w:rsidTr="1C2708FE">
        <w:trPr>
          <w:trHeight w:val="320"/>
        </w:trPr>
        <w:tc>
          <w:tcPr>
            <w:tcW w:w="455" w:type="pct"/>
            <w:tcBorders>
              <w:top w:val="nil"/>
              <w:left w:val="nil"/>
              <w:bottom w:val="nil"/>
              <w:right w:val="nil"/>
            </w:tcBorders>
            <w:hideMark/>
          </w:tcPr>
          <w:p w14:paraId="586F6AC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9Xn</w:t>
            </w:r>
          </w:p>
        </w:tc>
        <w:tc>
          <w:tcPr>
            <w:tcW w:w="1060" w:type="pct"/>
            <w:tcBorders>
              <w:top w:val="nil"/>
              <w:left w:val="nil"/>
              <w:bottom w:val="nil"/>
              <w:right w:val="nil"/>
            </w:tcBorders>
            <w:hideMark/>
          </w:tcPr>
          <w:p w14:paraId="456126F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limitations_notes</w:t>
            </w:r>
          </w:p>
        </w:tc>
        <w:tc>
          <w:tcPr>
            <w:tcW w:w="378" w:type="pct"/>
            <w:tcBorders>
              <w:top w:val="nil"/>
              <w:left w:val="nil"/>
              <w:bottom w:val="nil"/>
              <w:right w:val="nil"/>
            </w:tcBorders>
            <w:hideMark/>
          </w:tcPr>
          <w:p w14:paraId="3B20D28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75398E75" w14:textId="099E9100" w:rsidR="00BB6D0B" w:rsidRPr="00BB6D0B" w:rsidRDefault="4B17CCE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Any notes </w:t>
            </w:r>
            <w:r w:rsidR="1337ABF8" w:rsidRPr="754464B0">
              <w:rPr>
                <w:rFonts w:eastAsia="Times New Roman"/>
                <w:sz w:val="18"/>
                <w:szCs w:val="18"/>
                <w:lang w:val="en-CA" w:eastAsia="en-US"/>
              </w:rPr>
              <w:t xml:space="preserve">about </w:t>
            </w:r>
            <w:r w:rsidR="54894A57" w:rsidRPr="754464B0">
              <w:rPr>
                <w:rFonts w:eastAsia="Times New Roman"/>
                <w:sz w:val="18"/>
                <w:szCs w:val="18"/>
                <w:lang w:val="en-CA" w:eastAsia="en-US"/>
              </w:rPr>
              <w:t xml:space="preserve">study </w:t>
            </w:r>
            <w:r w:rsidR="1337ABF8" w:rsidRPr="754464B0">
              <w:rPr>
                <w:rFonts w:eastAsia="Times New Roman"/>
                <w:sz w:val="18"/>
                <w:szCs w:val="18"/>
                <w:lang w:val="en-CA" w:eastAsia="en-US"/>
              </w:rPr>
              <w:t>limitations</w:t>
            </w:r>
          </w:p>
        </w:tc>
        <w:tc>
          <w:tcPr>
            <w:tcW w:w="1593" w:type="pct"/>
            <w:tcBorders>
              <w:top w:val="nil"/>
              <w:left w:val="nil"/>
              <w:bottom w:val="nil"/>
              <w:right w:val="nil"/>
            </w:tcBorders>
            <w:hideMark/>
          </w:tcPr>
          <w:p w14:paraId="3C1B23A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68F329C" w14:textId="77777777" w:rsidTr="1C2708FE">
        <w:trPr>
          <w:trHeight w:val="960"/>
        </w:trPr>
        <w:tc>
          <w:tcPr>
            <w:tcW w:w="455" w:type="pct"/>
            <w:tcBorders>
              <w:top w:val="nil"/>
              <w:left w:val="nil"/>
              <w:bottom w:val="nil"/>
              <w:right w:val="nil"/>
            </w:tcBorders>
            <w:hideMark/>
          </w:tcPr>
          <w:p w14:paraId="6D0076A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10X</w:t>
            </w:r>
          </w:p>
        </w:tc>
        <w:tc>
          <w:tcPr>
            <w:tcW w:w="1060" w:type="pct"/>
            <w:tcBorders>
              <w:top w:val="nil"/>
              <w:left w:val="nil"/>
              <w:bottom w:val="nil"/>
              <w:right w:val="nil"/>
            </w:tcBorders>
            <w:hideMark/>
          </w:tcPr>
          <w:p w14:paraId="45D4546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statement_conflict_of_interest</w:t>
            </w:r>
          </w:p>
        </w:tc>
        <w:tc>
          <w:tcPr>
            <w:tcW w:w="378" w:type="pct"/>
            <w:tcBorders>
              <w:top w:val="nil"/>
              <w:left w:val="nil"/>
              <w:bottom w:val="nil"/>
              <w:right w:val="nil"/>
            </w:tcBorders>
            <w:hideMark/>
          </w:tcPr>
          <w:p w14:paraId="7DB70A1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720B45A2" w14:textId="47C6B66E"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study contain a statement of potential </w:t>
            </w:r>
            <w:r w:rsidR="00731091" w:rsidRPr="00763844">
              <w:rPr>
                <w:rFonts w:eastAsia="Times New Roman"/>
                <w:color w:val="000000"/>
                <w:sz w:val="18"/>
                <w:szCs w:val="18"/>
                <w:lang w:val="en-CA" w:eastAsia="en-US"/>
              </w:rPr>
              <w:t>conflicts of</w:t>
            </w:r>
            <w:r w:rsidRPr="00BB6D0B">
              <w:rPr>
                <w:rFonts w:eastAsia="Times New Roman"/>
                <w:color w:val="000000"/>
                <w:sz w:val="18"/>
                <w:szCs w:val="18"/>
                <w:lang w:val="en-CA" w:eastAsia="en-US"/>
              </w:rPr>
              <w:t xml:space="preserve"> interest? </w:t>
            </w:r>
            <w:r w:rsidRPr="00BB6D0B">
              <w:rPr>
                <w:rFonts w:eastAsia="Times New Roman"/>
                <w:b/>
                <w:bCs/>
                <w:color w:val="000000"/>
                <w:sz w:val="18"/>
                <w:szCs w:val="18"/>
                <w:lang w:val="en-CA" w:eastAsia="en-US"/>
              </w:rPr>
              <w:t>Yes/No</w:t>
            </w:r>
          </w:p>
        </w:tc>
        <w:tc>
          <w:tcPr>
            <w:tcW w:w="1593" w:type="pct"/>
            <w:tcBorders>
              <w:top w:val="nil"/>
              <w:left w:val="nil"/>
              <w:bottom w:val="nil"/>
              <w:right w:val="nil"/>
            </w:tcBorders>
            <w:hideMark/>
          </w:tcPr>
          <w:p w14:paraId="357B4EEA" w14:textId="4C1C2324"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If there is a specific section stating Conflict of interest code as </w:t>
            </w:r>
            <w:r w:rsidRPr="00BB6D0B">
              <w:rPr>
                <w:rFonts w:eastAsia="Times New Roman"/>
                <w:b/>
                <w:bCs/>
                <w:color w:val="000000"/>
                <w:sz w:val="18"/>
                <w:szCs w:val="18"/>
                <w:lang w:val="en-CA" w:eastAsia="en-US"/>
              </w:rPr>
              <w:t>"Yes"</w:t>
            </w:r>
            <w:r w:rsidRPr="00BB6D0B">
              <w:rPr>
                <w:rFonts w:eastAsia="Times New Roman"/>
                <w:color w:val="000000"/>
                <w:sz w:val="18"/>
                <w:szCs w:val="18"/>
                <w:lang w:val="en-CA" w:eastAsia="en-US"/>
              </w:rPr>
              <w:t xml:space="preserve"> (copy and paste statement in conflinct-of_interest_notes). If there is not a section code as </w:t>
            </w:r>
            <w:r w:rsidRPr="00BB6D0B">
              <w:rPr>
                <w:rFonts w:eastAsia="Times New Roman"/>
                <w:b/>
                <w:bCs/>
                <w:color w:val="000000"/>
                <w:sz w:val="18"/>
                <w:szCs w:val="18"/>
                <w:lang w:val="en-CA" w:eastAsia="en-US"/>
              </w:rPr>
              <w:t>"No</w:t>
            </w:r>
            <w:r w:rsidR="00372B19">
              <w:rPr>
                <w:rFonts w:eastAsia="Times New Roman"/>
                <w:b/>
                <w:bCs/>
                <w:color w:val="000000"/>
                <w:sz w:val="18"/>
                <w:szCs w:val="18"/>
                <w:lang w:val="en-CA" w:eastAsia="en-US"/>
              </w:rPr>
              <w:t>.</w:t>
            </w:r>
            <w:r w:rsidRPr="00BB6D0B">
              <w:rPr>
                <w:rFonts w:eastAsia="Times New Roman"/>
                <w:b/>
                <w:bCs/>
                <w:color w:val="000000"/>
                <w:sz w:val="18"/>
                <w:szCs w:val="18"/>
                <w:lang w:val="en-CA" w:eastAsia="en-US"/>
              </w:rPr>
              <w:t>"</w:t>
            </w:r>
          </w:p>
        </w:tc>
      </w:tr>
      <w:tr w:rsidR="0055174B" w:rsidRPr="00763844" w14:paraId="47D71017" w14:textId="77777777" w:rsidTr="1C2708FE">
        <w:trPr>
          <w:trHeight w:val="960"/>
        </w:trPr>
        <w:tc>
          <w:tcPr>
            <w:tcW w:w="455" w:type="pct"/>
            <w:tcBorders>
              <w:top w:val="nil"/>
              <w:left w:val="nil"/>
              <w:bottom w:val="nil"/>
              <w:right w:val="nil"/>
            </w:tcBorders>
            <w:hideMark/>
          </w:tcPr>
          <w:p w14:paraId="4E956F1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10Xn</w:t>
            </w:r>
          </w:p>
        </w:tc>
        <w:tc>
          <w:tcPr>
            <w:tcW w:w="1060" w:type="pct"/>
            <w:tcBorders>
              <w:top w:val="nil"/>
              <w:left w:val="nil"/>
              <w:bottom w:val="nil"/>
              <w:right w:val="nil"/>
            </w:tcBorders>
            <w:hideMark/>
          </w:tcPr>
          <w:p w14:paraId="55D31507"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statement_conflict_of_interest_notes</w:t>
            </w:r>
          </w:p>
        </w:tc>
        <w:tc>
          <w:tcPr>
            <w:tcW w:w="378" w:type="pct"/>
            <w:tcBorders>
              <w:top w:val="nil"/>
              <w:left w:val="nil"/>
              <w:bottom w:val="nil"/>
              <w:right w:val="nil"/>
            </w:tcBorders>
            <w:hideMark/>
          </w:tcPr>
          <w:p w14:paraId="1DDA815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629FB6BF" w14:textId="0A2218AF"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Copy the </w:t>
            </w:r>
            <w:r w:rsidR="00731091" w:rsidRPr="00763844">
              <w:rPr>
                <w:rFonts w:eastAsia="Times New Roman"/>
                <w:color w:val="000000"/>
                <w:sz w:val="18"/>
                <w:szCs w:val="18"/>
                <w:lang w:val="en-CA" w:eastAsia="en-US"/>
              </w:rPr>
              <w:t>conflict-of-interest</w:t>
            </w:r>
            <w:r w:rsidRPr="00BB6D0B">
              <w:rPr>
                <w:rFonts w:eastAsia="Times New Roman"/>
                <w:color w:val="000000"/>
                <w:sz w:val="18"/>
                <w:szCs w:val="18"/>
                <w:lang w:val="en-CA" w:eastAsia="en-US"/>
              </w:rPr>
              <w:t xml:space="preserve"> statement</w:t>
            </w:r>
          </w:p>
        </w:tc>
        <w:tc>
          <w:tcPr>
            <w:tcW w:w="1593" w:type="pct"/>
            <w:tcBorders>
              <w:top w:val="nil"/>
              <w:left w:val="nil"/>
              <w:bottom w:val="nil"/>
              <w:right w:val="nil"/>
            </w:tcBorders>
            <w:hideMark/>
          </w:tcPr>
          <w:p w14:paraId="2432B1A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5174B" w:rsidRPr="00763844" w14:paraId="565EED05" w14:textId="77777777" w:rsidTr="1C2708FE">
        <w:trPr>
          <w:trHeight w:val="1920"/>
        </w:trPr>
        <w:tc>
          <w:tcPr>
            <w:tcW w:w="455" w:type="pct"/>
            <w:tcBorders>
              <w:top w:val="nil"/>
              <w:left w:val="nil"/>
              <w:bottom w:val="nil"/>
              <w:right w:val="nil"/>
            </w:tcBorders>
            <w:hideMark/>
          </w:tcPr>
          <w:p w14:paraId="20911ED2"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lastRenderedPageBreak/>
              <w:t>10Z</w:t>
            </w:r>
          </w:p>
        </w:tc>
        <w:tc>
          <w:tcPr>
            <w:tcW w:w="1060" w:type="pct"/>
            <w:tcBorders>
              <w:top w:val="nil"/>
              <w:left w:val="nil"/>
              <w:bottom w:val="nil"/>
              <w:right w:val="nil"/>
            </w:tcBorders>
            <w:hideMark/>
          </w:tcPr>
          <w:p w14:paraId="7A58174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publication_bias (SYRCLE Item 10)</w:t>
            </w:r>
          </w:p>
        </w:tc>
        <w:tc>
          <w:tcPr>
            <w:tcW w:w="378" w:type="pct"/>
            <w:tcBorders>
              <w:top w:val="nil"/>
              <w:left w:val="nil"/>
              <w:bottom w:val="nil"/>
              <w:right w:val="nil"/>
            </w:tcBorders>
            <w:hideMark/>
          </w:tcPr>
          <w:p w14:paraId="2083144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bottom w:val="nil"/>
              <w:right w:val="nil"/>
            </w:tcBorders>
            <w:hideMark/>
          </w:tcPr>
          <w:p w14:paraId="5FAECFAC" w14:textId="1A6141C8"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Was the study free of inappropriate </w:t>
            </w:r>
            <w:r w:rsidR="774EC4F1" w:rsidRPr="754464B0">
              <w:rPr>
                <w:rFonts w:eastAsia="Times New Roman"/>
                <w:sz w:val="18"/>
                <w:szCs w:val="18"/>
                <w:lang w:val="en-CA" w:eastAsia="en-US"/>
              </w:rPr>
              <w:t>influence from</w:t>
            </w:r>
            <w:r w:rsidRPr="754464B0">
              <w:rPr>
                <w:rFonts w:eastAsia="Times New Roman"/>
                <w:sz w:val="18"/>
                <w:szCs w:val="18"/>
                <w:lang w:val="en-CA" w:eastAsia="en-US"/>
              </w:rPr>
              <w:t xml:space="preserve"> funders or companies supplying drugs or equipment? </w:t>
            </w:r>
            <w:r w:rsidRPr="754464B0">
              <w:rPr>
                <w:rFonts w:eastAsia="Times New Roman"/>
                <w:b/>
                <w:bCs/>
                <w:sz w:val="18"/>
                <w:szCs w:val="18"/>
                <w:lang w:val="en-CA" w:eastAsia="en-US"/>
              </w:rPr>
              <w:t>Yes/No</w:t>
            </w:r>
          </w:p>
        </w:tc>
        <w:tc>
          <w:tcPr>
            <w:tcW w:w="1593" w:type="pct"/>
            <w:tcBorders>
              <w:top w:val="nil"/>
              <w:left w:val="nil"/>
              <w:bottom w:val="nil"/>
              <w:right w:val="nil"/>
            </w:tcBorders>
            <w:hideMark/>
          </w:tcPr>
          <w:p w14:paraId="5061E36F" w14:textId="0F18F92E"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If there is a specific section </w:t>
            </w:r>
            <w:r w:rsidR="2D6229BC" w:rsidRPr="754464B0">
              <w:rPr>
                <w:rFonts w:eastAsia="Times New Roman"/>
                <w:sz w:val="18"/>
                <w:szCs w:val="18"/>
                <w:lang w:val="en-CA" w:eastAsia="en-US"/>
              </w:rPr>
              <w:t xml:space="preserve">or text fragment </w:t>
            </w:r>
            <w:r w:rsidR="774EC4F1" w:rsidRPr="754464B0">
              <w:rPr>
                <w:rFonts w:eastAsia="Times New Roman"/>
                <w:sz w:val="18"/>
                <w:szCs w:val="18"/>
                <w:lang w:val="en-CA" w:eastAsia="en-US"/>
              </w:rPr>
              <w:t xml:space="preserve">stating </w:t>
            </w:r>
            <w:r w:rsidR="03DF52A5" w:rsidRPr="754464B0">
              <w:rPr>
                <w:rFonts w:eastAsia="Times New Roman"/>
                <w:sz w:val="18"/>
                <w:szCs w:val="18"/>
                <w:lang w:val="en-CA" w:eastAsia="en-US"/>
              </w:rPr>
              <w:t xml:space="preserve">such </w:t>
            </w:r>
            <w:r w:rsidR="26F6DF91" w:rsidRPr="754464B0">
              <w:rPr>
                <w:rFonts w:eastAsia="Times New Roman"/>
                <w:sz w:val="18"/>
                <w:szCs w:val="18"/>
                <w:lang w:val="en-CA" w:eastAsia="en-US"/>
              </w:rPr>
              <w:t xml:space="preserve">potential </w:t>
            </w:r>
            <w:r w:rsidR="03DF52A5" w:rsidRPr="754464B0">
              <w:rPr>
                <w:rFonts w:eastAsia="Times New Roman"/>
                <w:sz w:val="18"/>
                <w:szCs w:val="18"/>
                <w:lang w:val="en-CA" w:eastAsia="en-US"/>
              </w:rPr>
              <w:t xml:space="preserve">influence </w:t>
            </w:r>
            <w:r w:rsidR="7E1FABD7" w:rsidRPr="754464B0">
              <w:rPr>
                <w:rFonts w:eastAsia="Times New Roman"/>
                <w:sz w:val="18"/>
                <w:szCs w:val="18"/>
                <w:lang w:val="en-CA" w:eastAsia="en-US"/>
              </w:rPr>
              <w:t>*including commercial funding)</w:t>
            </w:r>
            <w:r w:rsidR="2488160A" w:rsidRPr="754464B0">
              <w:rPr>
                <w:rFonts w:eastAsia="Times New Roman"/>
                <w:sz w:val="18"/>
                <w:szCs w:val="18"/>
                <w:lang w:val="en-CA" w:eastAsia="en-US"/>
              </w:rPr>
              <w:t>,</w:t>
            </w:r>
            <w:r w:rsidRPr="754464B0">
              <w:rPr>
                <w:rFonts w:eastAsia="Times New Roman"/>
                <w:sz w:val="18"/>
                <w:szCs w:val="18"/>
                <w:lang w:val="en-CA" w:eastAsia="en-US"/>
              </w:rPr>
              <w:t xml:space="preserve"> code as </w:t>
            </w:r>
            <w:r w:rsidRPr="754464B0">
              <w:rPr>
                <w:rFonts w:eastAsia="Times New Roman"/>
                <w:b/>
                <w:bCs/>
                <w:sz w:val="18"/>
                <w:szCs w:val="18"/>
                <w:lang w:val="en-CA" w:eastAsia="en-US"/>
              </w:rPr>
              <w:t>"Yes"</w:t>
            </w:r>
            <w:r w:rsidRPr="754464B0">
              <w:rPr>
                <w:rFonts w:eastAsia="Times New Roman"/>
                <w:sz w:val="18"/>
                <w:szCs w:val="18"/>
                <w:lang w:val="en-CA" w:eastAsia="en-US"/>
              </w:rPr>
              <w:t xml:space="preserve"> (copy the </w:t>
            </w:r>
            <w:r w:rsidR="0DBBD5CB" w:rsidRPr="754464B0">
              <w:rPr>
                <w:rFonts w:eastAsia="Times New Roman"/>
                <w:sz w:val="18"/>
                <w:szCs w:val="18"/>
                <w:lang w:val="en-CA" w:eastAsia="en-US"/>
              </w:rPr>
              <w:t xml:space="preserve">relevant </w:t>
            </w:r>
            <w:r w:rsidR="7A3DDFA6" w:rsidRPr="754464B0">
              <w:rPr>
                <w:rFonts w:eastAsia="Times New Roman"/>
                <w:sz w:val="18"/>
                <w:szCs w:val="18"/>
                <w:lang w:val="en-CA" w:eastAsia="en-US"/>
              </w:rPr>
              <w:t xml:space="preserve">text </w:t>
            </w:r>
            <w:r w:rsidRPr="754464B0">
              <w:rPr>
                <w:rFonts w:eastAsia="Times New Roman"/>
                <w:sz w:val="18"/>
                <w:szCs w:val="18"/>
                <w:lang w:val="en-CA" w:eastAsia="en-US"/>
              </w:rPr>
              <w:t>in publication_bias_funder_influence_</w:t>
            </w:r>
            <w:r w:rsidR="774EC4F1" w:rsidRPr="754464B0">
              <w:rPr>
                <w:rFonts w:eastAsia="Times New Roman"/>
                <w:sz w:val="18"/>
                <w:szCs w:val="18"/>
                <w:lang w:val="en-CA" w:eastAsia="en-US"/>
              </w:rPr>
              <w:t>notes)</w:t>
            </w:r>
            <w:r w:rsidRPr="754464B0">
              <w:rPr>
                <w:rFonts w:eastAsia="Times New Roman"/>
                <w:sz w:val="18"/>
                <w:szCs w:val="18"/>
                <w:lang w:val="en-CA" w:eastAsia="en-US"/>
              </w:rPr>
              <w:t xml:space="preserve">. </w:t>
            </w:r>
            <w:r w:rsidR="774EC4F1" w:rsidRPr="754464B0">
              <w:rPr>
                <w:rFonts w:eastAsia="Times New Roman"/>
                <w:sz w:val="18"/>
                <w:szCs w:val="18"/>
                <w:lang w:val="en-CA" w:eastAsia="en-US"/>
              </w:rPr>
              <w:t xml:space="preserve">Code as </w:t>
            </w:r>
            <w:r w:rsidR="774EC4F1" w:rsidRPr="754464B0">
              <w:rPr>
                <w:rFonts w:eastAsia="Times New Roman"/>
                <w:b/>
                <w:bCs/>
                <w:sz w:val="18"/>
                <w:szCs w:val="18"/>
                <w:lang w:val="en-CA" w:eastAsia="en-US"/>
              </w:rPr>
              <w:t xml:space="preserve">"No" </w:t>
            </w:r>
            <w:r w:rsidR="774EC4F1" w:rsidRPr="754464B0">
              <w:rPr>
                <w:rFonts w:eastAsia="Times New Roman"/>
                <w:sz w:val="18"/>
                <w:szCs w:val="18"/>
                <w:lang w:val="en-CA" w:eastAsia="en-US"/>
              </w:rPr>
              <w:t>i</w:t>
            </w:r>
            <w:r w:rsidRPr="754464B0">
              <w:rPr>
                <w:rFonts w:eastAsia="Times New Roman"/>
                <w:sz w:val="18"/>
                <w:szCs w:val="18"/>
                <w:lang w:val="en-CA" w:eastAsia="en-US"/>
              </w:rPr>
              <w:t>f there is no</w:t>
            </w:r>
            <w:r w:rsidR="48E5211D" w:rsidRPr="754464B0">
              <w:rPr>
                <w:rFonts w:eastAsia="Times New Roman"/>
                <w:sz w:val="18"/>
                <w:szCs w:val="18"/>
                <w:lang w:val="en-CA" w:eastAsia="en-US"/>
              </w:rPr>
              <w:t xml:space="preserve"> </w:t>
            </w:r>
            <w:r w:rsidR="64BC1E71" w:rsidRPr="754464B0">
              <w:rPr>
                <w:rFonts w:eastAsia="Times New Roman"/>
                <w:sz w:val="18"/>
                <w:szCs w:val="18"/>
                <w:lang w:val="en-CA" w:eastAsia="en-US"/>
              </w:rPr>
              <w:t>relevant information</w:t>
            </w:r>
            <w:r w:rsidR="00372B19">
              <w:rPr>
                <w:rFonts w:eastAsia="Times New Roman"/>
                <w:sz w:val="18"/>
                <w:szCs w:val="18"/>
                <w:lang w:val="en-CA" w:eastAsia="en-US"/>
              </w:rPr>
              <w:t>.</w:t>
            </w:r>
          </w:p>
        </w:tc>
      </w:tr>
      <w:tr w:rsidR="0055174B" w:rsidRPr="00763844" w14:paraId="20D75AAF" w14:textId="77777777" w:rsidTr="1C2708FE">
        <w:trPr>
          <w:trHeight w:val="320"/>
        </w:trPr>
        <w:tc>
          <w:tcPr>
            <w:tcW w:w="455" w:type="pct"/>
            <w:tcBorders>
              <w:top w:val="nil"/>
              <w:left w:val="nil"/>
              <w:right w:val="nil"/>
            </w:tcBorders>
            <w:hideMark/>
          </w:tcPr>
          <w:p w14:paraId="12B7AE8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10Zn</w:t>
            </w:r>
          </w:p>
        </w:tc>
        <w:tc>
          <w:tcPr>
            <w:tcW w:w="1060" w:type="pct"/>
            <w:tcBorders>
              <w:top w:val="nil"/>
              <w:left w:val="nil"/>
              <w:right w:val="nil"/>
            </w:tcBorders>
            <w:hideMark/>
          </w:tcPr>
          <w:p w14:paraId="2BAF8FD1" w14:textId="1BC7785F"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publication_bias</w:t>
            </w:r>
            <w:r w:rsidR="278D435A" w:rsidRPr="754464B0">
              <w:rPr>
                <w:rFonts w:eastAsia="Times New Roman"/>
                <w:sz w:val="18"/>
                <w:szCs w:val="18"/>
                <w:lang w:val="en-CA" w:eastAsia="en-US"/>
              </w:rPr>
              <w:t>_notes</w:t>
            </w:r>
          </w:p>
        </w:tc>
        <w:tc>
          <w:tcPr>
            <w:tcW w:w="378" w:type="pct"/>
            <w:tcBorders>
              <w:top w:val="nil"/>
              <w:left w:val="nil"/>
              <w:right w:val="nil"/>
            </w:tcBorders>
            <w:hideMark/>
          </w:tcPr>
          <w:p w14:paraId="092D1ACC"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RoB</w:t>
            </w:r>
          </w:p>
        </w:tc>
        <w:tc>
          <w:tcPr>
            <w:tcW w:w="1514" w:type="pct"/>
            <w:tcBorders>
              <w:top w:val="nil"/>
              <w:left w:val="nil"/>
              <w:right w:val="nil"/>
            </w:tcBorders>
            <w:hideMark/>
          </w:tcPr>
          <w:p w14:paraId="2269BDBB" w14:textId="4A257D25"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 Copy </w:t>
            </w:r>
            <w:r w:rsidR="1C029AD3" w:rsidRPr="754464B0">
              <w:rPr>
                <w:rFonts w:eastAsia="Times New Roman"/>
                <w:sz w:val="18"/>
                <w:szCs w:val="18"/>
                <w:lang w:val="en-CA" w:eastAsia="en-US"/>
              </w:rPr>
              <w:t>relevant text</w:t>
            </w:r>
            <w:r w:rsidRPr="754464B0">
              <w:rPr>
                <w:rFonts w:eastAsia="Times New Roman"/>
                <w:sz w:val="18"/>
                <w:szCs w:val="18"/>
                <w:lang w:val="en-CA" w:eastAsia="en-US"/>
              </w:rPr>
              <w:t xml:space="preserve"> </w:t>
            </w:r>
          </w:p>
        </w:tc>
        <w:tc>
          <w:tcPr>
            <w:tcW w:w="1593" w:type="pct"/>
            <w:tcBorders>
              <w:top w:val="nil"/>
              <w:left w:val="nil"/>
              <w:right w:val="nil"/>
            </w:tcBorders>
            <w:hideMark/>
          </w:tcPr>
          <w:p w14:paraId="4DA07C8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Free text</w:t>
            </w:r>
          </w:p>
        </w:tc>
      </w:tr>
      <w:tr w:rsidR="00510BE7" w:rsidRPr="00763844" w14:paraId="2F8F5356" w14:textId="77777777" w:rsidTr="1C2708FE">
        <w:trPr>
          <w:trHeight w:val="320"/>
        </w:trPr>
        <w:tc>
          <w:tcPr>
            <w:tcW w:w="5000" w:type="pct"/>
            <w:gridSpan w:val="5"/>
            <w:tcBorders>
              <w:top w:val="nil"/>
              <w:left w:val="nil"/>
              <w:bottom w:val="single" w:sz="4" w:space="0" w:color="auto"/>
              <w:right w:val="nil"/>
            </w:tcBorders>
            <w:shd w:val="clear" w:color="auto" w:fill="BBC3EA"/>
            <w:hideMark/>
          </w:tcPr>
          <w:p w14:paraId="2A022698" w14:textId="30400D04" w:rsidR="00510BE7" w:rsidRPr="00BB6D0B" w:rsidRDefault="00510BE7" w:rsidP="00763844">
            <w:pPr>
              <w:spacing w:after="0" w:line="276" w:lineRule="auto"/>
              <w:rPr>
                <w:rFonts w:eastAsia="Times New Roman"/>
                <w:color w:val="auto"/>
                <w:sz w:val="18"/>
                <w:szCs w:val="18"/>
                <w:lang w:val="en-CA" w:eastAsia="en-US"/>
              </w:rPr>
            </w:pPr>
            <w:r w:rsidRPr="00BB6D0B">
              <w:rPr>
                <w:rFonts w:eastAsia="Times New Roman"/>
                <w:b/>
                <w:bCs/>
                <w:color w:val="000000"/>
                <w:sz w:val="18"/>
                <w:szCs w:val="18"/>
                <w:lang w:val="en-CA" w:eastAsia="en-US"/>
              </w:rPr>
              <w:t>Extra items</w:t>
            </w:r>
          </w:p>
        </w:tc>
      </w:tr>
      <w:tr w:rsidR="0055174B" w:rsidRPr="00763844" w14:paraId="1DDE5790" w14:textId="77777777" w:rsidTr="1C2708FE">
        <w:trPr>
          <w:trHeight w:val="640"/>
        </w:trPr>
        <w:tc>
          <w:tcPr>
            <w:tcW w:w="455" w:type="pct"/>
            <w:tcBorders>
              <w:top w:val="single" w:sz="4" w:space="0" w:color="auto"/>
              <w:left w:val="nil"/>
              <w:bottom w:val="nil"/>
              <w:right w:val="nil"/>
            </w:tcBorders>
            <w:hideMark/>
          </w:tcPr>
          <w:p w14:paraId="287CD3F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11X</w:t>
            </w:r>
          </w:p>
        </w:tc>
        <w:tc>
          <w:tcPr>
            <w:tcW w:w="1060" w:type="pct"/>
            <w:tcBorders>
              <w:top w:val="single" w:sz="4" w:space="0" w:color="auto"/>
              <w:left w:val="nil"/>
              <w:bottom w:val="nil"/>
              <w:right w:val="nil"/>
            </w:tcBorders>
            <w:hideMark/>
          </w:tcPr>
          <w:p w14:paraId="57DCC71B"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Authors constributions</w:t>
            </w:r>
          </w:p>
        </w:tc>
        <w:tc>
          <w:tcPr>
            <w:tcW w:w="378" w:type="pct"/>
            <w:tcBorders>
              <w:top w:val="single" w:sz="4" w:space="0" w:color="auto"/>
              <w:left w:val="nil"/>
              <w:bottom w:val="nil"/>
              <w:right w:val="nil"/>
            </w:tcBorders>
            <w:hideMark/>
          </w:tcPr>
          <w:p w14:paraId="4BCF33D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single" w:sz="4" w:space="0" w:color="auto"/>
              <w:left w:val="nil"/>
              <w:bottom w:val="nil"/>
              <w:right w:val="nil"/>
            </w:tcBorders>
            <w:hideMark/>
          </w:tcPr>
          <w:p w14:paraId="6705BC6A" w14:textId="0B6660CA"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Is there </w:t>
            </w:r>
            <w:r w:rsidR="00731091" w:rsidRPr="00763844">
              <w:rPr>
                <w:rFonts w:eastAsia="Times New Roman"/>
                <w:color w:val="000000"/>
                <w:sz w:val="18"/>
                <w:szCs w:val="18"/>
                <w:lang w:val="en-CA" w:eastAsia="en-US"/>
              </w:rPr>
              <w:t>an</w:t>
            </w:r>
            <w:r w:rsidRPr="00BB6D0B">
              <w:rPr>
                <w:rFonts w:eastAsia="Times New Roman"/>
                <w:color w:val="000000"/>
                <w:sz w:val="18"/>
                <w:szCs w:val="18"/>
                <w:lang w:val="en-CA" w:eastAsia="en-US"/>
              </w:rPr>
              <w:t xml:space="preserve"> author contributor statement? </w:t>
            </w:r>
            <w:r w:rsidRPr="00BB6D0B">
              <w:rPr>
                <w:rFonts w:eastAsia="Times New Roman"/>
                <w:b/>
                <w:bCs/>
                <w:color w:val="000000"/>
                <w:sz w:val="18"/>
                <w:szCs w:val="18"/>
                <w:lang w:val="en-CA" w:eastAsia="en-US"/>
              </w:rPr>
              <w:t>Yes/No</w:t>
            </w:r>
          </w:p>
        </w:tc>
        <w:tc>
          <w:tcPr>
            <w:tcW w:w="1593" w:type="pct"/>
            <w:tcBorders>
              <w:top w:val="single" w:sz="4" w:space="0" w:color="auto"/>
              <w:left w:val="nil"/>
              <w:bottom w:val="nil"/>
              <w:right w:val="nil"/>
            </w:tcBorders>
            <w:hideMark/>
          </w:tcPr>
          <w:p w14:paraId="621A1682" w14:textId="1B3ECBCF"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if there is a specific section with authors contribution</w:t>
            </w:r>
            <w:r w:rsidR="57B0F929" w:rsidRPr="754464B0">
              <w:rPr>
                <w:rFonts w:eastAsia="Times New Roman"/>
                <w:sz w:val="18"/>
                <w:szCs w:val="18"/>
                <w:lang w:val="en-CA" w:eastAsia="en-US"/>
              </w:rPr>
              <w:t xml:space="preserve">, </w:t>
            </w:r>
            <w:r w:rsidR="57B0F929" w:rsidRPr="005C6135">
              <w:rPr>
                <w:rFonts w:eastAsia="Times New Roman"/>
                <w:b/>
                <w:bCs/>
                <w:sz w:val="18"/>
                <w:szCs w:val="18"/>
                <w:lang w:val="en-CA" w:eastAsia="en-US"/>
              </w:rPr>
              <w:t>“No”</w:t>
            </w:r>
            <w:r w:rsidR="57B0F929" w:rsidRPr="754464B0">
              <w:rPr>
                <w:rFonts w:eastAsia="Times New Roman"/>
                <w:sz w:val="18"/>
                <w:szCs w:val="18"/>
                <w:lang w:val="en-CA" w:eastAsia="en-US"/>
              </w:rPr>
              <w:t xml:space="preserve"> otherwise</w:t>
            </w:r>
          </w:p>
        </w:tc>
      </w:tr>
      <w:tr w:rsidR="0055174B" w:rsidRPr="00763844" w14:paraId="4A054E60" w14:textId="77777777" w:rsidTr="1C2708FE">
        <w:trPr>
          <w:trHeight w:val="640"/>
        </w:trPr>
        <w:tc>
          <w:tcPr>
            <w:tcW w:w="455" w:type="pct"/>
            <w:tcBorders>
              <w:top w:val="nil"/>
              <w:left w:val="nil"/>
              <w:bottom w:val="nil"/>
              <w:right w:val="nil"/>
            </w:tcBorders>
            <w:hideMark/>
          </w:tcPr>
          <w:p w14:paraId="75D1FD16"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11X_n</w:t>
            </w:r>
          </w:p>
        </w:tc>
        <w:tc>
          <w:tcPr>
            <w:tcW w:w="1060" w:type="pct"/>
            <w:tcBorders>
              <w:top w:val="nil"/>
              <w:left w:val="nil"/>
              <w:bottom w:val="nil"/>
              <w:right w:val="nil"/>
            </w:tcBorders>
            <w:hideMark/>
          </w:tcPr>
          <w:p w14:paraId="13E723AA"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authors_constributions_notes</w:t>
            </w:r>
          </w:p>
        </w:tc>
        <w:tc>
          <w:tcPr>
            <w:tcW w:w="378" w:type="pct"/>
            <w:tcBorders>
              <w:top w:val="nil"/>
              <w:left w:val="nil"/>
              <w:bottom w:val="nil"/>
              <w:right w:val="nil"/>
            </w:tcBorders>
            <w:hideMark/>
          </w:tcPr>
          <w:p w14:paraId="254FEF2D"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06975097" w14:textId="3CFDCF21"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If there is an </w:t>
            </w:r>
            <w:r w:rsidR="00731091" w:rsidRPr="00763844">
              <w:rPr>
                <w:rFonts w:eastAsia="Times New Roman"/>
                <w:color w:val="000000"/>
                <w:sz w:val="18"/>
                <w:szCs w:val="18"/>
                <w:lang w:val="en-CA" w:eastAsia="en-US"/>
              </w:rPr>
              <w:t>author’s</w:t>
            </w:r>
            <w:r w:rsidRPr="00BB6D0B">
              <w:rPr>
                <w:rFonts w:eastAsia="Times New Roman"/>
                <w:color w:val="000000"/>
                <w:sz w:val="18"/>
                <w:szCs w:val="18"/>
                <w:lang w:val="en-CA" w:eastAsia="en-US"/>
              </w:rPr>
              <w:t xml:space="preserve"> contribution statement</w:t>
            </w:r>
          </w:p>
        </w:tc>
        <w:tc>
          <w:tcPr>
            <w:tcW w:w="1593" w:type="pct"/>
            <w:tcBorders>
              <w:top w:val="nil"/>
              <w:left w:val="nil"/>
              <w:bottom w:val="nil"/>
              <w:right w:val="nil"/>
            </w:tcBorders>
            <w:hideMark/>
          </w:tcPr>
          <w:p w14:paraId="75FB7004" w14:textId="531D9618" w:rsidR="00BB6D0B" w:rsidRPr="00BB6D0B" w:rsidRDefault="1337ABF8"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Copy the statement </w:t>
            </w:r>
          </w:p>
        </w:tc>
      </w:tr>
      <w:tr w:rsidR="0055174B" w:rsidRPr="00763844" w14:paraId="20930363" w14:textId="77777777" w:rsidTr="1C2708FE">
        <w:trPr>
          <w:trHeight w:val="640"/>
        </w:trPr>
        <w:tc>
          <w:tcPr>
            <w:tcW w:w="455" w:type="pct"/>
            <w:tcBorders>
              <w:top w:val="nil"/>
              <w:left w:val="nil"/>
              <w:bottom w:val="nil"/>
              <w:right w:val="nil"/>
            </w:tcBorders>
            <w:hideMark/>
          </w:tcPr>
          <w:p w14:paraId="489C9B8E"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12X</w:t>
            </w:r>
          </w:p>
        </w:tc>
        <w:tc>
          <w:tcPr>
            <w:tcW w:w="1060" w:type="pct"/>
            <w:tcBorders>
              <w:top w:val="nil"/>
              <w:left w:val="nil"/>
              <w:bottom w:val="nil"/>
              <w:right w:val="nil"/>
            </w:tcBorders>
            <w:hideMark/>
          </w:tcPr>
          <w:p w14:paraId="3B0878E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analysis_software</w:t>
            </w:r>
          </w:p>
        </w:tc>
        <w:tc>
          <w:tcPr>
            <w:tcW w:w="378" w:type="pct"/>
            <w:tcBorders>
              <w:top w:val="nil"/>
              <w:left w:val="nil"/>
              <w:bottom w:val="nil"/>
              <w:right w:val="nil"/>
            </w:tcBorders>
            <w:hideMark/>
          </w:tcPr>
          <w:p w14:paraId="4F12A8A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19DD091A" w14:textId="433A38C0"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Did the authors </w:t>
            </w:r>
            <w:r w:rsidR="00731091" w:rsidRPr="00763844">
              <w:rPr>
                <w:rFonts w:eastAsia="Times New Roman"/>
                <w:color w:val="000000"/>
                <w:sz w:val="18"/>
                <w:szCs w:val="18"/>
                <w:lang w:val="en-CA" w:eastAsia="en-US"/>
              </w:rPr>
              <w:t>report</w:t>
            </w:r>
            <w:r w:rsidRPr="00BB6D0B">
              <w:rPr>
                <w:rFonts w:eastAsia="Times New Roman"/>
                <w:color w:val="000000"/>
                <w:sz w:val="18"/>
                <w:szCs w:val="18"/>
                <w:lang w:val="en-CA" w:eastAsia="en-US"/>
              </w:rPr>
              <w:t xml:space="preserve"> the software they used for the analysis? </w:t>
            </w:r>
            <w:r w:rsidRPr="00BB6D0B">
              <w:rPr>
                <w:rFonts w:eastAsia="Times New Roman"/>
                <w:b/>
                <w:bCs/>
                <w:color w:val="000000"/>
                <w:sz w:val="18"/>
                <w:szCs w:val="18"/>
                <w:lang w:val="en-CA" w:eastAsia="en-US"/>
              </w:rPr>
              <w:t>Yes/No/NA</w:t>
            </w:r>
          </w:p>
        </w:tc>
        <w:tc>
          <w:tcPr>
            <w:tcW w:w="1593" w:type="pct"/>
            <w:tcBorders>
              <w:top w:val="nil"/>
              <w:left w:val="nil"/>
              <w:bottom w:val="nil"/>
              <w:right w:val="nil"/>
            </w:tcBorders>
            <w:hideMark/>
          </w:tcPr>
          <w:p w14:paraId="4FB2FCA4" w14:textId="47BBEED5" w:rsidR="00BB6D0B" w:rsidRPr="00BB6D0B" w:rsidRDefault="1337ABF8" w:rsidP="754464B0">
            <w:pPr>
              <w:spacing w:after="0"/>
              <w:rPr>
                <w:rFonts w:eastAsia="Times New Roman"/>
                <w:color w:val="000000"/>
                <w:sz w:val="18"/>
                <w:szCs w:val="18"/>
                <w:lang w:val="en-CA" w:eastAsia="en-US"/>
              </w:rPr>
            </w:pPr>
            <w:r w:rsidRPr="754464B0">
              <w:rPr>
                <w:rFonts w:eastAsia="Times New Roman"/>
                <w:sz w:val="18"/>
                <w:szCs w:val="18"/>
                <w:lang w:val="en-CA" w:eastAsia="en-US"/>
              </w:rPr>
              <w:t xml:space="preserve">Code </w:t>
            </w:r>
            <w:r w:rsidRPr="754464B0">
              <w:rPr>
                <w:rFonts w:eastAsia="Times New Roman"/>
                <w:b/>
                <w:bCs/>
                <w:sz w:val="18"/>
                <w:szCs w:val="18"/>
                <w:lang w:val="en-CA" w:eastAsia="en-US"/>
              </w:rPr>
              <w:t>"Yes"</w:t>
            </w:r>
            <w:r w:rsidRPr="754464B0">
              <w:rPr>
                <w:rFonts w:eastAsia="Times New Roman"/>
                <w:sz w:val="18"/>
                <w:szCs w:val="18"/>
                <w:lang w:val="en-CA" w:eastAsia="en-US"/>
              </w:rPr>
              <w:t xml:space="preserve"> if they reported the name of the software. </w:t>
            </w:r>
            <w:r w:rsidR="45184BFD" w:rsidRPr="005C6135">
              <w:rPr>
                <w:rFonts w:eastAsia="Times New Roman"/>
                <w:b/>
                <w:bCs/>
                <w:sz w:val="18"/>
                <w:szCs w:val="18"/>
                <w:lang w:val="en-CA" w:eastAsia="en-US"/>
              </w:rPr>
              <w:t xml:space="preserve">“No” </w:t>
            </w:r>
            <w:r w:rsidR="45184BFD" w:rsidRPr="754464B0">
              <w:rPr>
                <w:rFonts w:eastAsia="Times New Roman"/>
                <w:sz w:val="18"/>
                <w:szCs w:val="18"/>
                <w:lang w:val="en-CA" w:eastAsia="en-US"/>
              </w:rPr>
              <w:t>otherwise</w:t>
            </w:r>
          </w:p>
        </w:tc>
      </w:tr>
      <w:tr w:rsidR="0055174B" w:rsidRPr="00763844" w14:paraId="0F33283E" w14:textId="77777777" w:rsidTr="1C2708FE">
        <w:trPr>
          <w:trHeight w:val="640"/>
        </w:trPr>
        <w:tc>
          <w:tcPr>
            <w:tcW w:w="455" w:type="pct"/>
            <w:tcBorders>
              <w:top w:val="nil"/>
              <w:left w:val="nil"/>
              <w:bottom w:val="nil"/>
              <w:right w:val="nil"/>
            </w:tcBorders>
            <w:hideMark/>
          </w:tcPr>
          <w:p w14:paraId="42F59E5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12X_n</w:t>
            </w:r>
          </w:p>
        </w:tc>
        <w:tc>
          <w:tcPr>
            <w:tcW w:w="1060" w:type="pct"/>
            <w:tcBorders>
              <w:top w:val="nil"/>
              <w:left w:val="nil"/>
              <w:bottom w:val="nil"/>
              <w:right w:val="nil"/>
            </w:tcBorders>
            <w:hideMark/>
          </w:tcPr>
          <w:p w14:paraId="63C8645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analysis_software_notes</w:t>
            </w:r>
          </w:p>
        </w:tc>
        <w:tc>
          <w:tcPr>
            <w:tcW w:w="378" w:type="pct"/>
            <w:tcBorders>
              <w:top w:val="nil"/>
              <w:left w:val="nil"/>
              <w:bottom w:val="nil"/>
              <w:right w:val="nil"/>
            </w:tcBorders>
            <w:hideMark/>
          </w:tcPr>
          <w:p w14:paraId="19BE5DA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nil"/>
              <w:right w:val="nil"/>
            </w:tcBorders>
            <w:hideMark/>
          </w:tcPr>
          <w:p w14:paraId="371BE021"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If they reported the software for the analysis</w:t>
            </w:r>
          </w:p>
        </w:tc>
        <w:tc>
          <w:tcPr>
            <w:tcW w:w="1593" w:type="pct"/>
            <w:tcBorders>
              <w:top w:val="nil"/>
              <w:left w:val="nil"/>
              <w:bottom w:val="nil"/>
              <w:right w:val="nil"/>
            </w:tcBorders>
            <w:hideMark/>
          </w:tcPr>
          <w:p w14:paraId="4372339F" w14:textId="31140504" w:rsidR="00BB6D0B" w:rsidRPr="00BB6D0B" w:rsidRDefault="076FC281" w:rsidP="00510BE7">
            <w:pPr>
              <w:spacing w:after="0"/>
              <w:rPr>
                <w:rFonts w:eastAsia="Times New Roman"/>
                <w:color w:val="000000"/>
                <w:sz w:val="18"/>
                <w:szCs w:val="18"/>
                <w:lang w:val="en-CA" w:eastAsia="en-US"/>
              </w:rPr>
            </w:pPr>
            <w:r w:rsidRPr="754464B0">
              <w:rPr>
                <w:rFonts w:eastAsia="Times New Roman"/>
                <w:sz w:val="18"/>
                <w:szCs w:val="18"/>
                <w:lang w:val="en-CA" w:eastAsia="en-US"/>
              </w:rPr>
              <w:t xml:space="preserve">Copy </w:t>
            </w:r>
            <w:r w:rsidR="1337ABF8" w:rsidRPr="754464B0">
              <w:rPr>
                <w:rFonts w:eastAsia="Times New Roman"/>
                <w:sz w:val="18"/>
                <w:szCs w:val="18"/>
                <w:lang w:val="en-CA" w:eastAsia="en-US"/>
              </w:rPr>
              <w:t>the name of the software</w:t>
            </w:r>
          </w:p>
        </w:tc>
      </w:tr>
      <w:tr w:rsidR="0055174B" w:rsidRPr="00763844" w14:paraId="7A3271CC" w14:textId="77777777" w:rsidTr="1C2708FE">
        <w:trPr>
          <w:trHeight w:val="640"/>
        </w:trPr>
        <w:tc>
          <w:tcPr>
            <w:tcW w:w="455" w:type="pct"/>
            <w:tcBorders>
              <w:top w:val="nil"/>
              <w:left w:val="nil"/>
              <w:right w:val="nil"/>
            </w:tcBorders>
            <w:hideMark/>
          </w:tcPr>
          <w:p w14:paraId="389B7EF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13X</w:t>
            </w:r>
          </w:p>
        </w:tc>
        <w:tc>
          <w:tcPr>
            <w:tcW w:w="1060" w:type="pct"/>
            <w:tcBorders>
              <w:top w:val="nil"/>
              <w:left w:val="nil"/>
              <w:right w:val="nil"/>
            </w:tcBorders>
            <w:hideMark/>
          </w:tcPr>
          <w:p w14:paraId="40624BD4"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data_availability</w:t>
            </w:r>
          </w:p>
        </w:tc>
        <w:tc>
          <w:tcPr>
            <w:tcW w:w="378" w:type="pct"/>
            <w:tcBorders>
              <w:top w:val="nil"/>
              <w:left w:val="nil"/>
              <w:right w:val="nil"/>
            </w:tcBorders>
            <w:hideMark/>
          </w:tcPr>
          <w:p w14:paraId="1603E128"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right w:val="nil"/>
            </w:tcBorders>
            <w:hideMark/>
          </w:tcPr>
          <w:p w14:paraId="2DE1668B" w14:textId="7C4E9F49" w:rsidR="00BB6D0B" w:rsidRPr="00BB6D0B" w:rsidRDefault="00731091" w:rsidP="00510BE7">
            <w:pPr>
              <w:spacing w:after="0"/>
              <w:rPr>
                <w:rFonts w:eastAsia="Times New Roman"/>
                <w:color w:val="000000"/>
                <w:sz w:val="18"/>
                <w:szCs w:val="18"/>
                <w:lang w:val="en-CA" w:eastAsia="en-US"/>
              </w:rPr>
            </w:pPr>
            <w:r w:rsidRPr="00763844">
              <w:rPr>
                <w:rFonts w:eastAsia="Times New Roman"/>
                <w:color w:val="000000"/>
                <w:sz w:val="18"/>
                <w:szCs w:val="18"/>
                <w:lang w:val="en-CA" w:eastAsia="en-US"/>
              </w:rPr>
              <w:t>Are</w:t>
            </w:r>
            <w:r w:rsidR="00BB6D0B" w:rsidRPr="00BB6D0B">
              <w:rPr>
                <w:rFonts w:eastAsia="Times New Roman"/>
                <w:color w:val="000000"/>
                <w:sz w:val="18"/>
                <w:szCs w:val="18"/>
                <w:lang w:val="en-CA" w:eastAsia="en-US"/>
              </w:rPr>
              <w:t xml:space="preserve"> the raw data, coding and scripts publicly available? </w:t>
            </w:r>
            <w:r w:rsidR="00BB6D0B" w:rsidRPr="00BB6D0B">
              <w:rPr>
                <w:rFonts w:eastAsia="Times New Roman"/>
                <w:b/>
                <w:bCs/>
                <w:color w:val="000000"/>
                <w:sz w:val="18"/>
                <w:szCs w:val="18"/>
                <w:lang w:val="en-CA" w:eastAsia="en-US"/>
              </w:rPr>
              <w:t>Yes/No/NA</w:t>
            </w:r>
          </w:p>
        </w:tc>
        <w:tc>
          <w:tcPr>
            <w:tcW w:w="1593" w:type="pct"/>
            <w:tcBorders>
              <w:top w:val="nil"/>
              <w:left w:val="nil"/>
              <w:right w:val="nil"/>
            </w:tcBorders>
            <w:hideMark/>
          </w:tcPr>
          <w:p w14:paraId="3B27A00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 xml:space="preserve">If they used a software and not a script, code as </w:t>
            </w:r>
            <w:r w:rsidRPr="00BB6D0B">
              <w:rPr>
                <w:rFonts w:eastAsia="Times New Roman"/>
                <w:b/>
                <w:bCs/>
                <w:color w:val="000000"/>
                <w:sz w:val="18"/>
                <w:szCs w:val="18"/>
                <w:lang w:val="en-CA" w:eastAsia="en-US"/>
              </w:rPr>
              <w:t>"NA"</w:t>
            </w:r>
          </w:p>
        </w:tc>
      </w:tr>
      <w:tr w:rsidR="0055174B" w:rsidRPr="00763844" w14:paraId="0B5F66FE" w14:textId="77777777" w:rsidTr="1C2708FE">
        <w:trPr>
          <w:trHeight w:val="640"/>
        </w:trPr>
        <w:tc>
          <w:tcPr>
            <w:tcW w:w="455" w:type="pct"/>
            <w:tcBorders>
              <w:top w:val="nil"/>
              <w:left w:val="nil"/>
              <w:bottom w:val="single" w:sz="4" w:space="0" w:color="auto"/>
              <w:right w:val="nil"/>
            </w:tcBorders>
            <w:hideMark/>
          </w:tcPr>
          <w:p w14:paraId="7C448FB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13X_n</w:t>
            </w:r>
          </w:p>
        </w:tc>
        <w:tc>
          <w:tcPr>
            <w:tcW w:w="1060" w:type="pct"/>
            <w:tcBorders>
              <w:top w:val="nil"/>
              <w:left w:val="nil"/>
              <w:bottom w:val="single" w:sz="4" w:space="0" w:color="auto"/>
              <w:right w:val="nil"/>
            </w:tcBorders>
            <w:hideMark/>
          </w:tcPr>
          <w:p w14:paraId="6D4AACB5"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data_availability_notes</w:t>
            </w:r>
          </w:p>
        </w:tc>
        <w:tc>
          <w:tcPr>
            <w:tcW w:w="378" w:type="pct"/>
            <w:tcBorders>
              <w:top w:val="nil"/>
              <w:left w:val="nil"/>
              <w:bottom w:val="single" w:sz="4" w:space="0" w:color="auto"/>
              <w:right w:val="nil"/>
            </w:tcBorders>
            <w:hideMark/>
          </w:tcPr>
          <w:p w14:paraId="64D0895F"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QoR</w:t>
            </w:r>
          </w:p>
        </w:tc>
        <w:tc>
          <w:tcPr>
            <w:tcW w:w="1514" w:type="pct"/>
            <w:tcBorders>
              <w:top w:val="nil"/>
              <w:left w:val="nil"/>
              <w:bottom w:val="single" w:sz="4" w:space="0" w:color="auto"/>
              <w:right w:val="nil"/>
            </w:tcBorders>
            <w:hideMark/>
          </w:tcPr>
          <w:p w14:paraId="2F32F7D3"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If they shared their data, code and scripts</w:t>
            </w:r>
          </w:p>
        </w:tc>
        <w:tc>
          <w:tcPr>
            <w:tcW w:w="1593" w:type="pct"/>
            <w:tcBorders>
              <w:top w:val="nil"/>
              <w:left w:val="nil"/>
              <w:bottom w:val="single" w:sz="4" w:space="0" w:color="auto"/>
              <w:right w:val="nil"/>
            </w:tcBorders>
            <w:hideMark/>
          </w:tcPr>
          <w:p w14:paraId="515A2C39" w14:textId="77777777" w:rsidR="00BB6D0B" w:rsidRPr="00BB6D0B" w:rsidRDefault="00BB6D0B" w:rsidP="00510BE7">
            <w:pPr>
              <w:spacing w:after="0"/>
              <w:rPr>
                <w:rFonts w:eastAsia="Times New Roman"/>
                <w:color w:val="000000"/>
                <w:sz w:val="18"/>
                <w:szCs w:val="18"/>
                <w:lang w:val="en-CA" w:eastAsia="en-US"/>
              </w:rPr>
            </w:pPr>
            <w:r w:rsidRPr="00BB6D0B">
              <w:rPr>
                <w:rFonts w:eastAsia="Times New Roman"/>
                <w:color w:val="000000"/>
                <w:sz w:val="18"/>
                <w:szCs w:val="18"/>
                <w:lang w:val="en-CA" w:eastAsia="en-US"/>
              </w:rPr>
              <w:t>Copy from the text what the author said about the data and code availability</w:t>
            </w:r>
          </w:p>
        </w:tc>
      </w:tr>
    </w:tbl>
    <w:p w14:paraId="123B6AF2" w14:textId="0717FBF7" w:rsidR="008E6999" w:rsidRPr="00C831AA" w:rsidRDefault="008E6999" w:rsidP="008E6999">
      <w:pPr>
        <w:spacing w:after="0"/>
      </w:pPr>
    </w:p>
    <w:sectPr w:rsidR="008E6999" w:rsidRPr="00C831AA">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nna Lenz" w:date="2025-11-17T10:48:00Z" w:initials="AL">
    <w:p w14:paraId="4F306791" w14:textId="77777777" w:rsidR="00940249" w:rsidRDefault="00940249" w:rsidP="00940249">
      <w:r>
        <w:rPr>
          <w:rStyle w:val="CommentReference"/>
        </w:rPr>
        <w:annotationRef/>
      </w:r>
      <w:r>
        <w:rPr>
          <w:sz w:val="20"/>
          <w:szCs w:val="20"/>
        </w:rPr>
        <w:t>1404 hits in Nov 17, 2025</w:t>
      </w:r>
    </w:p>
  </w:comment>
  <w:comment w:id="2" w:author="Anna Lenz" w:date="2025-11-17T11:00:00Z" w:initials="AL">
    <w:p w14:paraId="32FB31AF" w14:textId="77777777" w:rsidR="003E009A" w:rsidRDefault="003E009A" w:rsidP="003E009A">
      <w:r>
        <w:rPr>
          <w:rStyle w:val="CommentReference"/>
        </w:rPr>
        <w:annotationRef/>
      </w:r>
      <w:r>
        <w:rPr>
          <w:sz w:val="20"/>
          <w:szCs w:val="20"/>
        </w:rPr>
        <w:t>1842 hits, Nov 17, 2025</w:t>
      </w:r>
    </w:p>
  </w:comment>
  <w:comment w:id="3" w:author="Anna Lenz" w:date="2025-11-17T11:28:00Z" w:initials="AL">
    <w:p w14:paraId="4322C96C" w14:textId="77777777" w:rsidR="00D64BDE" w:rsidRDefault="00D64BDE" w:rsidP="00D64BDE">
      <w:r>
        <w:rPr>
          <w:rStyle w:val="CommentReference"/>
        </w:rPr>
        <w:annotationRef/>
      </w:r>
      <w:r>
        <w:rPr>
          <w:sz w:val="20"/>
          <w:szCs w:val="20"/>
        </w:rPr>
        <w:t>1056 hits, Nov 17, 2025</w:t>
      </w:r>
    </w:p>
  </w:comment>
  <w:comment w:id="4" w:author="Anna Lenz" w:date="2025-11-17T11:29:00Z" w:initials="AL">
    <w:p w14:paraId="24E62396" w14:textId="77777777" w:rsidR="0091601E" w:rsidRDefault="0091601E" w:rsidP="0091601E">
      <w:r>
        <w:rPr>
          <w:rStyle w:val="CommentReference"/>
        </w:rPr>
        <w:annotationRef/>
      </w:r>
      <w:r>
        <w:rPr>
          <w:sz w:val="20"/>
          <w:szCs w:val="20"/>
        </w:rPr>
        <w:t>Ovid: 408 hits, Nov 17, 2025</w:t>
      </w:r>
    </w:p>
  </w:comment>
  <w:comment w:id="5" w:author="Anna Lenz" w:date="2025-11-17T11:30:00Z" w:initials="AL">
    <w:p w14:paraId="451EA2A2" w14:textId="77777777" w:rsidR="0029483B" w:rsidRDefault="0029483B" w:rsidP="0029483B">
      <w:r>
        <w:rPr>
          <w:rStyle w:val="CommentReference"/>
        </w:rPr>
        <w:annotationRef/>
      </w:r>
      <w:r>
        <w:rPr>
          <w:sz w:val="20"/>
          <w:szCs w:val="20"/>
        </w:rPr>
        <w:t>681 hits, Nov 17, 2025</w:t>
      </w:r>
    </w:p>
  </w:comment>
  <w:comment w:id="6" w:author="Anna Lenz" w:date="2025-11-17T15:06:00Z" w:initials="AL">
    <w:p w14:paraId="32733180" w14:textId="77777777" w:rsidR="00A52BD5" w:rsidRDefault="00A52BD5" w:rsidP="00A52BD5">
      <w:r>
        <w:rPr>
          <w:rStyle w:val="CommentReference"/>
        </w:rPr>
        <w:annotationRef/>
      </w:r>
      <w:r>
        <w:rPr>
          <w:sz w:val="20"/>
          <w:szCs w:val="20"/>
        </w:rPr>
        <w:t xml:space="preserve">Elliot was repeated 3 times, and Lee yiu yiu 2 times.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F306791" w15:done="0"/>
  <w15:commentEx w15:paraId="32FB31AF" w15:done="0"/>
  <w15:commentEx w15:paraId="4322C96C" w15:done="0"/>
  <w15:commentEx w15:paraId="24E62396" w15:done="0"/>
  <w15:commentEx w15:paraId="451EA2A2" w15:done="0"/>
  <w15:commentEx w15:paraId="327331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1F35C50" w16cex:dateUtc="2025-11-17T17:48:00Z"/>
  <w16cex:commentExtensible w16cex:durableId="03B77C50" w16cex:dateUtc="2025-11-17T18:00:00Z"/>
  <w16cex:commentExtensible w16cex:durableId="02D2CFB0" w16cex:dateUtc="2025-11-17T18:28:00Z"/>
  <w16cex:commentExtensible w16cex:durableId="0DEA6322" w16cex:dateUtc="2025-11-17T18:29:00Z"/>
  <w16cex:commentExtensible w16cex:durableId="2BAEBC41" w16cex:dateUtc="2025-11-17T18:30:00Z"/>
  <w16cex:commentExtensible w16cex:durableId="5A0E99E6" w16cex:dateUtc="2025-11-17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F306791" w16cid:durableId="31F35C50"/>
  <w16cid:commentId w16cid:paraId="32FB31AF" w16cid:durableId="03B77C50"/>
  <w16cid:commentId w16cid:paraId="4322C96C" w16cid:durableId="02D2CFB0"/>
  <w16cid:commentId w16cid:paraId="24E62396" w16cid:durableId="0DEA6322"/>
  <w16cid:commentId w16cid:paraId="451EA2A2" w16cid:durableId="2BAEBC41"/>
  <w16cid:commentId w16cid:paraId="32733180" w16cid:durableId="5A0E99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914C34" w14:textId="77777777" w:rsidR="008F249A" w:rsidRDefault="008F249A" w:rsidP="00925757">
      <w:pPr>
        <w:spacing w:after="0" w:line="240" w:lineRule="auto"/>
      </w:pPr>
      <w:r>
        <w:separator/>
      </w:r>
    </w:p>
  </w:endnote>
  <w:endnote w:type="continuationSeparator" w:id="0">
    <w:p w14:paraId="19B5FFB3" w14:textId="77777777" w:rsidR="008F249A" w:rsidRDefault="008F249A" w:rsidP="00925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6075E" w14:textId="77777777" w:rsidR="008F249A" w:rsidRDefault="008F249A" w:rsidP="00925757">
      <w:pPr>
        <w:spacing w:after="0" w:line="240" w:lineRule="auto"/>
      </w:pPr>
      <w:r>
        <w:separator/>
      </w:r>
    </w:p>
  </w:footnote>
  <w:footnote w:type="continuationSeparator" w:id="0">
    <w:p w14:paraId="59D9381D" w14:textId="77777777" w:rsidR="008F249A" w:rsidRDefault="008F249A" w:rsidP="00925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3371E" w14:textId="6769DB6C" w:rsidR="00925757" w:rsidRPr="00925757" w:rsidRDefault="00925757" w:rsidP="00D561B4">
    <w:pPr>
      <w:jc w:val="right"/>
      <w:rPr>
        <w:b/>
        <w:bCs/>
      </w:rPr>
    </w:pPr>
    <w:r w:rsidRPr="001F5B81">
      <w:rPr>
        <w:b/>
        <w:bCs/>
      </w:rPr>
      <w:t>Protocol v.</w:t>
    </w:r>
    <w:r w:rsidR="009D2532">
      <w:rPr>
        <w:b/>
        <w:bCs/>
      </w:rPr>
      <w:t>4</w:t>
    </w:r>
    <w:r w:rsidRPr="001F5B81">
      <w:rPr>
        <w:b/>
        <w:bCs/>
      </w:rPr>
      <w:t xml:space="preserve">, </w:t>
    </w:r>
    <w:r w:rsidR="0027030D">
      <w:rPr>
        <w:b/>
        <w:bCs/>
      </w:rPr>
      <w:t xml:space="preserve">November </w:t>
    </w:r>
    <w:r w:rsidR="00D84995">
      <w:rPr>
        <w:b/>
        <w:bCs/>
      </w:rPr>
      <w:t>1</w:t>
    </w:r>
    <w:r w:rsidR="009D2532">
      <w:rPr>
        <w:b/>
        <w:bCs/>
      </w:rPr>
      <w:t>4</w:t>
    </w:r>
    <w:r w:rsidRPr="001F5B81">
      <w:rPr>
        <w:b/>
        <w:bCs/>
      </w:rPr>
      <w:t>, 2025</w:t>
    </w:r>
  </w:p>
</w:hdr>
</file>

<file path=word/intelligence2.xml><?xml version="1.0" encoding="utf-8"?>
<int2:intelligence xmlns:int2="http://schemas.microsoft.com/office/intelligence/2020/intelligence" xmlns:oel="http://schemas.microsoft.com/office/2019/extlst">
  <int2:observations>
    <int2:textHash int2:hashCode="T2uh1uCfFUtYOn" int2:id="66ttjbRL">
      <int2:state int2:value="Rejected" int2:type="style"/>
    </int2:textHash>
    <int2:textHash int2:hashCode="Evy3yc9bmCVDHR" int2:id="6VtfC6aC">
      <int2:state int2:value="Rejected" int2:type="spell"/>
    </int2:textHash>
    <int2:textHash int2:hashCode="rHlR5TeNle6Nr6" int2:id="AqvlwA9A">
      <int2:state int2:value="Rejected" int2:type="spell"/>
    </int2:textHash>
    <int2:textHash int2:hashCode="H7r3fqWY75miGA" int2:id="JhDKzY72">
      <int2:state int2:value="Rejected" int2:type="spell"/>
    </int2:textHash>
    <int2:textHash int2:hashCode="78PaMb/1Urh8cj" int2:id="Oe5i1R6g">
      <int2:state int2:value="Rejected" int2:type="spell"/>
    </int2:textHash>
    <int2:textHash int2:hashCode="u+F/h8Kj00xoXA" int2:id="Vz4mpnrZ">
      <int2:state int2:value="Rejected" int2:type="spell"/>
    </int2:textHash>
    <int2:textHash int2:hashCode="N80GbKj/v/Wnai" int2:id="cWL2nfaS">
      <int2:state int2:value="Rejected" int2:type="spell"/>
    </int2:textHash>
    <int2:textHash int2:hashCode="gvrTN1hOhi25NV" int2:id="hImW6G2t">
      <int2:state int2:value="Rejected" int2:type="spell"/>
    </int2:textHash>
    <int2:textHash int2:hashCode="RF1IbJW+0Z7Acf" int2:id="vhn3TPE7">
      <int2:state int2:value="Rejected" int2:type="spell"/>
    </int2:textHash>
    <int2:textHash int2:hashCode="PoR3pM1/eef/C7" int2:id="zDOTj4u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64FFF"/>
    <w:multiLevelType w:val="multilevel"/>
    <w:tmpl w:val="76F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43D72"/>
    <w:multiLevelType w:val="multilevel"/>
    <w:tmpl w:val="12C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45B4"/>
    <w:multiLevelType w:val="hybridMultilevel"/>
    <w:tmpl w:val="934A19A4"/>
    <w:lvl w:ilvl="0" w:tplc="F482C5F4">
      <w:start w:val="3"/>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A1F5D"/>
    <w:multiLevelType w:val="multilevel"/>
    <w:tmpl w:val="FA3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03F8A"/>
    <w:multiLevelType w:val="multilevel"/>
    <w:tmpl w:val="8CC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FFB9C"/>
    <w:multiLevelType w:val="hybridMultilevel"/>
    <w:tmpl w:val="A600B654"/>
    <w:lvl w:ilvl="0" w:tplc="2B2212DC">
      <w:start w:val="1"/>
      <w:numFmt w:val="bullet"/>
      <w:lvlText w:val=""/>
      <w:lvlJc w:val="left"/>
      <w:pPr>
        <w:ind w:left="720" w:hanging="360"/>
      </w:pPr>
      <w:rPr>
        <w:rFonts w:ascii="Symbol" w:hAnsi="Symbol" w:hint="default"/>
      </w:rPr>
    </w:lvl>
    <w:lvl w:ilvl="1" w:tplc="FB4C3E62">
      <w:start w:val="1"/>
      <w:numFmt w:val="bullet"/>
      <w:lvlText w:val="o"/>
      <w:lvlJc w:val="left"/>
      <w:pPr>
        <w:ind w:left="1440" w:hanging="360"/>
      </w:pPr>
      <w:rPr>
        <w:rFonts w:ascii="Courier New" w:hAnsi="Courier New" w:hint="default"/>
      </w:rPr>
    </w:lvl>
    <w:lvl w:ilvl="2" w:tplc="95846A50">
      <w:start w:val="1"/>
      <w:numFmt w:val="bullet"/>
      <w:lvlText w:val=""/>
      <w:lvlJc w:val="left"/>
      <w:pPr>
        <w:ind w:left="2160" w:hanging="360"/>
      </w:pPr>
      <w:rPr>
        <w:rFonts w:ascii="Wingdings" w:hAnsi="Wingdings" w:hint="default"/>
      </w:rPr>
    </w:lvl>
    <w:lvl w:ilvl="3" w:tplc="0CD81720">
      <w:start w:val="1"/>
      <w:numFmt w:val="bullet"/>
      <w:lvlText w:val=""/>
      <w:lvlJc w:val="left"/>
      <w:pPr>
        <w:ind w:left="2880" w:hanging="360"/>
      </w:pPr>
      <w:rPr>
        <w:rFonts w:ascii="Symbol" w:hAnsi="Symbol" w:hint="default"/>
      </w:rPr>
    </w:lvl>
    <w:lvl w:ilvl="4" w:tplc="7B6A2850">
      <w:start w:val="1"/>
      <w:numFmt w:val="bullet"/>
      <w:lvlText w:val="o"/>
      <w:lvlJc w:val="left"/>
      <w:pPr>
        <w:ind w:left="3600" w:hanging="360"/>
      </w:pPr>
      <w:rPr>
        <w:rFonts w:ascii="Courier New" w:hAnsi="Courier New" w:hint="default"/>
      </w:rPr>
    </w:lvl>
    <w:lvl w:ilvl="5" w:tplc="062E69D2">
      <w:start w:val="1"/>
      <w:numFmt w:val="bullet"/>
      <w:lvlText w:val=""/>
      <w:lvlJc w:val="left"/>
      <w:pPr>
        <w:ind w:left="4320" w:hanging="360"/>
      </w:pPr>
      <w:rPr>
        <w:rFonts w:ascii="Wingdings" w:hAnsi="Wingdings" w:hint="default"/>
      </w:rPr>
    </w:lvl>
    <w:lvl w:ilvl="6" w:tplc="159EA48C">
      <w:start w:val="1"/>
      <w:numFmt w:val="bullet"/>
      <w:lvlText w:val=""/>
      <w:lvlJc w:val="left"/>
      <w:pPr>
        <w:ind w:left="5040" w:hanging="360"/>
      </w:pPr>
      <w:rPr>
        <w:rFonts w:ascii="Symbol" w:hAnsi="Symbol" w:hint="default"/>
      </w:rPr>
    </w:lvl>
    <w:lvl w:ilvl="7" w:tplc="35B02724">
      <w:start w:val="1"/>
      <w:numFmt w:val="bullet"/>
      <w:lvlText w:val="o"/>
      <w:lvlJc w:val="left"/>
      <w:pPr>
        <w:ind w:left="5760" w:hanging="360"/>
      </w:pPr>
      <w:rPr>
        <w:rFonts w:ascii="Courier New" w:hAnsi="Courier New" w:hint="default"/>
      </w:rPr>
    </w:lvl>
    <w:lvl w:ilvl="8" w:tplc="16B0DAC0">
      <w:start w:val="1"/>
      <w:numFmt w:val="bullet"/>
      <w:lvlText w:val=""/>
      <w:lvlJc w:val="left"/>
      <w:pPr>
        <w:ind w:left="6480" w:hanging="360"/>
      </w:pPr>
      <w:rPr>
        <w:rFonts w:ascii="Wingdings" w:hAnsi="Wingdings" w:hint="default"/>
      </w:rPr>
    </w:lvl>
  </w:abstractNum>
  <w:abstractNum w:abstractNumId="6" w15:restartNumberingAfterBreak="0">
    <w:nsid w:val="3AA50EC4"/>
    <w:multiLevelType w:val="multilevel"/>
    <w:tmpl w:val="499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563EE"/>
    <w:multiLevelType w:val="hybridMultilevel"/>
    <w:tmpl w:val="EB000C44"/>
    <w:lvl w:ilvl="0" w:tplc="DB8E724A">
      <w:start w:val="1"/>
      <w:numFmt w:val="bullet"/>
      <w:lvlText w:val=""/>
      <w:lvlJc w:val="left"/>
      <w:pPr>
        <w:ind w:left="720" w:hanging="360"/>
      </w:pPr>
      <w:rPr>
        <w:rFonts w:ascii="Symbol" w:hAnsi="Symbol" w:hint="default"/>
      </w:rPr>
    </w:lvl>
    <w:lvl w:ilvl="1" w:tplc="206635F8">
      <w:start w:val="1"/>
      <w:numFmt w:val="bullet"/>
      <w:lvlText w:val="o"/>
      <w:lvlJc w:val="left"/>
      <w:pPr>
        <w:ind w:left="1440" w:hanging="360"/>
      </w:pPr>
      <w:rPr>
        <w:rFonts w:ascii="Courier New" w:hAnsi="Courier New" w:hint="default"/>
      </w:rPr>
    </w:lvl>
    <w:lvl w:ilvl="2" w:tplc="ED823308">
      <w:start w:val="1"/>
      <w:numFmt w:val="bullet"/>
      <w:lvlText w:val=""/>
      <w:lvlJc w:val="left"/>
      <w:pPr>
        <w:ind w:left="2160" w:hanging="360"/>
      </w:pPr>
      <w:rPr>
        <w:rFonts w:ascii="Wingdings" w:hAnsi="Wingdings" w:hint="default"/>
      </w:rPr>
    </w:lvl>
    <w:lvl w:ilvl="3" w:tplc="020E32D0">
      <w:start w:val="1"/>
      <w:numFmt w:val="bullet"/>
      <w:lvlText w:val=""/>
      <w:lvlJc w:val="left"/>
      <w:pPr>
        <w:ind w:left="2880" w:hanging="360"/>
      </w:pPr>
      <w:rPr>
        <w:rFonts w:ascii="Symbol" w:hAnsi="Symbol" w:hint="default"/>
      </w:rPr>
    </w:lvl>
    <w:lvl w:ilvl="4" w:tplc="CEF62C48">
      <w:start w:val="1"/>
      <w:numFmt w:val="bullet"/>
      <w:lvlText w:val="o"/>
      <w:lvlJc w:val="left"/>
      <w:pPr>
        <w:ind w:left="3600" w:hanging="360"/>
      </w:pPr>
      <w:rPr>
        <w:rFonts w:ascii="Courier New" w:hAnsi="Courier New" w:hint="default"/>
      </w:rPr>
    </w:lvl>
    <w:lvl w:ilvl="5" w:tplc="1D54A996">
      <w:start w:val="1"/>
      <w:numFmt w:val="bullet"/>
      <w:lvlText w:val=""/>
      <w:lvlJc w:val="left"/>
      <w:pPr>
        <w:ind w:left="4320" w:hanging="360"/>
      </w:pPr>
      <w:rPr>
        <w:rFonts w:ascii="Wingdings" w:hAnsi="Wingdings" w:hint="default"/>
      </w:rPr>
    </w:lvl>
    <w:lvl w:ilvl="6" w:tplc="55B460E2">
      <w:start w:val="1"/>
      <w:numFmt w:val="bullet"/>
      <w:lvlText w:val=""/>
      <w:lvlJc w:val="left"/>
      <w:pPr>
        <w:ind w:left="5040" w:hanging="360"/>
      </w:pPr>
      <w:rPr>
        <w:rFonts w:ascii="Symbol" w:hAnsi="Symbol" w:hint="default"/>
      </w:rPr>
    </w:lvl>
    <w:lvl w:ilvl="7" w:tplc="56ECFA20">
      <w:start w:val="1"/>
      <w:numFmt w:val="bullet"/>
      <w:lvlText w:val="o"/>
      <w:lvlJc w:val="left"/>
      <w:pPr>
        <w:ind w:left="5760" w:hanging="360"/>
      </w:pPr>
      <w:rPr>
        <w:rFonts w:ascii="Courier New" w:hAnsi="Courier New" w:hint="default"/>
      </w:rPr>
    </w:lvl>
    <w:lvl w:ilvl="8" w:tplc="5C4082E8">
      <w:start w:val="1"/>
      <w:numFmt w:val="bullet"/>
      <w:lvlText w:val=""/>
      <w:lvlJc w:val="left"/>
      <w:pPr>
        <w:ind w:left="6480" w:hanging="360"/>
      </w:pPr>
      <w:rPr>
        <w:rFonts w:ascii="Wingdings" w:hAnsi="Wingdings" w:hint="default"/>
      </w:rPr>
    </w:lvl>
  </w:abstractNum>
  <w:abstractNum w:abstractNumId="8" w15:restartNumberingAfterBreak="0">
    <w:nsid w:val="4958FFFC"/>
    <w:multiLevelType w:val="hybridMultilevel"/>
    <w:tmpl w:val="EEBA08B2"/>
    <w:lvl w:ilvl="0" w:tplc="F032643A">
      <w:start w:val="1"/>
      <w:numFmt w:val="bullet"/>
      <w:lvlText w:val=""/>
      <w:lvlJc w:val="left"/>
      <w:pPr>
        <w:ind w:left="720" w:hanging="360"/>
      </w:pPr>
      <w:rPr>
        <w:rFonts w:ascii="Symbol" w:hAnsi="Symbol" w:hint="default"/>
      </w:rPr>
    </w:lvl>
    <w:lvl w:ilvl="1" w:tplc="872C2208">
      <w:start w:val="1"/>
      <w:numFmt w:val="bullet"/>
      <w:lvlText w:val="o"/>
      <w:lvlJc w:val="left"/>
      <w:pPr>
        <w:ind w:left="1440" w:hanging="360"/>
      </w:pPr>
      <w:rPr>
        <w:rFonts w:ascii="Courier New" w:hAnsi="Courier New" w:hint="default"/>
      </w:rPr>
    </w:lvl>
    <w:lvl w:ilvl="2" w:tplc="FBBABEEC">
      <w:start w:val="1"/>
      <w:numFmt w:val="bullet"/>
      <w:lvlText w:val=""/>
      <w:lvlJc w:val="left"/>
      <w:pPr>
        <w:ind w:left="2160" w:hanging="360"/>
      </w:pPr>
      <w:rPr>
        <w:rFonts w:ascii="Wingdings" w:hAnsi="Wingdings" w:hint="default"/>
      </w:rPr>
    </w:lvl>
    <w:lvl w:ilvl="3" w:tplc="F10887E2">
      <w:start w:val="1"/>
      <w:numFmt w:val="bullet"/>
      <w:lvlText w:val=""/>
      <w:lvlJc w:val="left"/>
      <w:pPr>
        <w:ind w:left="2880" w:hanging="360"/>
      </w:pPr>
      <w:rPr>
        <w:rFonts w:ascii="Symbol" w:hAnsi="Symbol" w:hint="default"/>
      </w:rPr>
    </w:lvl>
    <w:lvl w:ilvl="4" w:tplc="7EE810F6">
      <w:start w:val="1"/>
      <w:numFmt w:val="bullet"/>
      <w:lvlText w:val="o"/>
      <w:lvlJc w:val="left"/>
      <w:pPr>
        <w:ind w:left="3600" w:hanging="360"/>
      </w:pPr>
      <w:rPr>
        <w:rFonts w:ascii="Courier New" w:hAnsi="Courier New" w:hint="default"/>
      </w:rPr>
    </w:lvl>
    <w:lvl w:ilvl="5" w:tplc="2542A554">
      <w:start w:val="1"/>
      <w:numFmt w:val="bullet"/>
      <w:lvlText w:val=""/>
      <w:lvlJc w:val="left"/>
      <w:pPr>
        <w:ind w:left="4320" w:hanging="360"/>
      </w:pPr>
      <w:rPr>
        <w:rFonts w:ascii="Wingdings" w:hAnsi="Wingdings" w:hint="default"/>
      </w:rPr>
    </w:lvl>
    <w:lvl w:ilvl="6" w:tplc="F0B01258">
      <w:start w:val="1"/>
      <w:numFmt w:val="bullet"/>
      <w:lvlText w:val=""/>
      <w:lvlJc w:val="left"/>
      <w:pPr>
        <w:ind w:left="5040" w:hanging="360"/>
      </w:pPr>
      <w:rPr>
        <w:rFonts w:ascii="Symbol" w:hAnsi="Symbol" w:hint="default"/>
      </w:rPr>
    </w:lvl>
    <w:lvl w:ilvl="7" w:tplc="41C460A0">
      <w:start w:val="1"/>
      <w:numFmt w:val="bullet"/>
      <w:lvlText w:val="o"/>
      <w:lvlJc w:val="left"/>
      <w:pPr>
        <w:ind w:left="5760" w:hanging="360"/>
      </w:pPr>
      <w:rPr>
        <w:rFonts w:ascii="Courier New" w:hAnsi="Courier New" w:hint="default"/>
      </w:rPr>
    </w:lvl>
    <w:lvl w:ilvl="8" w:tplc="3D52D2DC">
      <w:start w:val="1"/>
      <w:numFmt w:val="bullet"/>
      <w:lvlText w:val=""/>
      <w:lvlJc w:val="left"/>
      <w:pPr>
        <w:ind w:left="6480" w:hanging="360"/>
      </w:pPr>
      <w:rPr>
        <w:rFonts w:ascii="Wingdings" w:hAnsi="Wingdings" w:hint="default"/>
      </w:rPr>
    </w:lvl>
  </w:abstractNum>
  <w:abstractNum w:abstractNumId="9" w15:restartNumberingAfterBreak="0">
    <w:nsid w:val="4AF0835F"/>
    <w:multiLevelType w:val="hybridMultilevel"/>
    <w:tmpl w:val="D2FC97A4"/>
    <w:lvl w:ilvl="0" w:tplc="08366B46">
      <w:start w:val="1"/>
      <w:numFmt w:val="bullet"/>
      <w:lvlText w:val=""/>
      <w:lvlJc w:val="left"/>
      <w:pPr>
        <w:ind w:left="720" w:hanging="360"/>
      </w:pPr>
      <w:rPr>
        <w:rFonts w:ascii="Symbol" w:hAnsi="Symbol" w:hint="default"/>
      </w:rPr>
    </w:lvl>
    <w:lvl w:ilvl="1" w:tplc="FA4CF824">
      <w:start w:val="1"/>
      <w:numFmt w:val="bullet"/>
      <w:lvlText w:val="o"/>
      <w:lvlJc w:val="left"/>
      <w:pPr>
        <w:ind w:left="1440" w:hanging="360"/>
      </w:pPr>
      <w:rPr>
        <w:rFonts w:ascii="Courier New" w:hAnsi="Courier New" w:hint="default"/>
      </w:rPr>
    </w:lvl>
    <w:lvl w:ilvl="2" w:tplc="3272C108">
      <w:start w:val="1"/>
      <w:numFmt w:val="bullet"/>
      <w:lvlText w:val=""/>
      <w:lvlJc w:val="left"/>
      <w:pPr>
        <w:ind w:left="2160" w:hanging="360"/>
      </w:pPr>
      <w:rPr>
        <w:rFonts w:ascii="Wingdings" w:hAnsi="Wingdings" w:hint="default"/>
      </w:rPr>
    </w:lvl>
    <w:lvl w:ilvl="3" w:tplc="CEEE29C4">
      <w:start w:val="1"/>
      <w:numFmt w:val="bullet"/>
      <w:lvlText w:val=""/>
      <w:lvlJc w:val="left"/>
      <w:pPr>
        <w:ind w:left="2880" w:hanging="360"/>
      </w:pPr>
      <w:rPr>
        <w:rFonts w:ascii="Symbol" w:hAnsi="Symbol" w:hint="default"/>
      </w:rPr>
    </w:lvl>
    <w:lvl w:ilvl="4" w:tplc="8A1AAF1E">
      <w:start w:val="1"/>
      <w:numFmt w:val="bullet"/>
      <w:lvlText w:val="o"/>
      <w:lvlJc w:val="left"/>
      <w:pPr>
        <w:ind w:left="3600" w:hanging="360"/>
      </w:pPr>
      <w:rPr>
        <w:rFonts w:ascii="Courier New" w:hAnsi="Courier New" w:hint="default"/>
      </w:rPr>
    </w:lvl>
    <w:lvl w:ilvl="5" w:tplc="B8CE28E0">
      <w:start w:val="1"/>
      <w:numFmt w:val="bullet"/>
      <w:lvlText w:val=""/>
      <w:lvlJc w:val="left"/>
      <w:pPr>
        <w:ind w:left="4320" w:hanging="360"/>
      </w:pPr>
      <w:rPr>
        <w:rFonts w:ascii="Wingdings" w:hAnsi="Wingdings" w:hint="default"/>
      </w:rPr>
    </w:lvl>
    <w:lvl w:ilvl="6" w:tplc="887C6C40">
      <w:start w:val="1"/>
      <w:numFmt w:val="bullet"/>
      <w:lvlText w:val=""/>
      <w:lvlJc w:val="left"/>
      <w:pPr>
        <w:ind w:left="5040" w:hanging="360"/>
      </w:pPr>
      <w:rPr>
        <w:rFonts w:ascii="Symbol" w:hAnsi="Symbol" w:hint="default"/>
      </w:rPr>
    </w:lvl>
    <w:lvl w:ilvl="7" w:tplc="38928262">
      <w:start w:val="1"/>
      <w:numFmt w:val="bullet"/>
      <w:lvlText w:val="o"/>
      <w:lvlJc w:val="left"/>
      <w:pPr>
        <w:ind w:left="5760" w:hanging="360"/>
      </w:pPr>
      <w:rPr>
        <w:rFonts w:ascii="Courier New" w:hAnsi="Courier New" w:hint="default"/>
      </w:rPr>
    </w:lvl>
    <w:lvl w:ilvl="8" w:tplc="63ECC0AA">
      <w:start w:val="1"/>
      <w:numFmt w:val="bullet"/>
      <w:lvlText w:val=""/>
      <w:lvlJc w:val="left"/>
      <w:pPr>
        <w:ind w:left="6480" w:hanging="360"/>
      </w:pPr>
      <w:rPr>
        <w:rFonts w:ascii="Wingdings" w:hAnsi="Wingdings" w:hint="default"/>
      </w:rPr>
    </w:lvl>
  </w:abstractNum>
  <w:abstractNum w:abstractNumId="10" w15:restartNumberingAfterBreak="0">
    <w:nsid w:val="6DA777F2"/>
    <w:multiLevelType w:val="multilevel"/>
    <w:tmpl w:val="A8D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A17D1"/>
    <w:multiLevelType w:val="hybridMultilevel"/>
    <w:tmpl w:val="3BE2D298"/>
    <w:lvl w:ilvl="0" w:tplc="A2FAF8F4">
      <w:start w:val="1"/>
      <w:numFmt w:val="bullet"/>
      <w:lvlText w:val=""/>
      <w:lvlJc w:val="left"/>
      <w:pPr>
        <w:ind w:left="720" w:hanging="360"/>
      </w:pPr>
      <w:rPr>
        <w:rFonts w:ascii="Symbol" w:hAnsi="Symbol" w:hint="default"/>
      </w:rPr>
    </w:lvl>
    <w:lvl w:ilvl="1" w:tplc="687CEA56">
      <w:start w:val="1"/>
      <w:numFmt w:val="bullet"/>
      <w:lvlText w:val="o"/>
      <w:lvlJc w:val="left"/>
      <w:pPr>
        <w:ind w:left="1440" w:hanging="360"/>
      </w:pPr>
      <w:rPr>
        <w:rFonts w:ascii="Courier New" w:hAnsi="Courier New" w:hint="default"/>
      </w:rPr>
    </w:lvl>
    <w:lvl w:ilvl="2" w:tplc="8EA6F24E">
      <w:start w:val="1"/>
      <w:numFmt w:val="bullet"/>
      <w:lvlText w:val=""/>
      <w:lvlJc w:val="left"/>
      <w:pPr>
        <w:ind w:left="2160" w:hanging="360"/>
      </w:pPr>
      <w:rPr>
        <w:rFonts w:ascii="Wingdings" w:hAnsi="Wingdings" w:hint="default"/>
      </w:rPr>
    </w:lvl>
    <w:lvl w:ilvl="3" w:tplc="52E473AA">
      <w:start w:val="1"/>
      <w:numFmt w:val="bullet"/>
      <w:lvlText w:val=""/>
      <w:lvlJc w:val="left"/>
      <w:pPr>
        <w:ind w:left="2880" w:hanging="360"/>
      </w:pPr>
      <w:rPr>
        <w:rFonts w:ascii="Symbol" w:hAnsi="Symbol" w:hint="default"/>
      </w:rPr>
    </w:lvl>
    <w:lvl w:ilvl="4" w:tplc="AB2AE6EA">
      <w:start w:val="1"/>
      <w:numFmt w:val="bullet"/>
      <w:lvlText w:val="o"/>
      <w:lvlJc w:val="left"/>
      <w:pPr>
        <w:ind w:left="3600" w:hanging="360"/>
      </w:pPr>
      <w:rPr>
        <w:rFonts w:ascii="Courier New" w:hAnsi="Courier New" w:hint="default"/>
      </w:rPr>
    </w:lvl>
    <w:lvl w:ilvl="5" w:tplc="50C62162">
      <w:start w:val="1"/>
      <w:numFmt w:val="bullet"/>
      <w:lvlText w:val=""/>
      <w:lvlJc w:val="left"/>
      <w:pPr>
        <w:ind w:left="4320" w:hanging="360"/>
      </w:pPr>
      <w:rPr>
        <w:rFonts w:ascii="Wingdings" w:hAnsi="Wingdings" w:hint="default"/>
      </w:rPr>
    </w:lvl>
    <w:lvl w:ilvl="6" w:tplc="1404266C">
      <w:start w:val="1"/>
      <w:numFmt w:val="bullet"/>
      <w:lvlText w:val=""/>
      <w:lvlJc w:val="left"/>
      <w:pPr>
        <w:ind w:left="5040" w:hanging="360"/>
      </w:pPr>
      <w:rPr>
        <w:rFonts w:ascii="Symbol" w:hAnsi="Symbol" w:hint="default"/>
      </w:rPr>
    </w:lvl>
    <w:lvl w:ilvl="7" w:tplc="4CBAD904">
      <w:start w:val="1"/>
      <w:numFmt w:val="bullet"/>
      <w:lvlText w:val="o"/>
      <w:lvlJc w:val="left"/>
      <w:pPr>
        <w:ind w:left="5760" w:hanging="360"/>
      </w:pPr>
      <w:rPr>
        <w:rFonts w:ascii="Courier New" w:hAnsi="Courier New" w:hint="default"/>
      </w:rPr>
    </w:lvl>
    <w:lvl w:ilvl="8" w:tplc="20AEF946">
      <w:start w:val="1"/>
      <w:numFmt w:val="bullet"/>
      <w:lvlText w:val=""/>
      <w:lvlJc w:val="left"/>
      <w:pPr>
        <w:ind w:left="6480" w:hanging="360"/>
      </w:pPr>
      <w:rPr>
        <w:rFonts w:ascii="Wingdings" w:hAnsi="Wingdings" w:hint="default"/>
      </w:rPr>
    </w:lvl>
  </w:abstractNum>
  <w:num w:numId="1" w16cid:durableId="816266844">
    <w:abstractNumId w:val="7"/>
  </w:num>
  <w:num w:numId="2" w16cid:durableId="463550361">
    <w:abstractNumId w:val="11"/>
  </w:num>
  <w:num w:numId="3" w16cid:durableId="2144736853">
    <w:abstractNumId w:val="5"/>
  </w:num>
  <w:num w:numId="4" w16cid:durableId="958338516">
    <w:abstractNumId w:val="8"/>
  </w:num>
  <w:num w:numId="5" w16cid:durableId="791947707">
    <w:abstractNumId w:val="9"/>
  </w:num>
  <w:num w:numId="6" w16cid:durableId="1581522519">
    <w:abstractNumId w:val="6"/>
  </w:num>
  <w:num w:numId="7" w16cid:durableId="461385597">
    <w:abstractNumId w:val="3"/>
  </w:num>
  <w:num w:numId="8" w16cid:durableId="1672558739">
    <w:abstractNumId w:val="0"/>
  </w:num>
  <w:num w:numId="9" w16cid:durableId="187262983">
    <w:abstractNumId w:val="1"/>
  </w:num>
  <w:num w:numId="10" w16cid:durableId="1964190263">
    <w:abstractNumId w:val="4"/>
  </w:num>
  <w:num w:numId="11" w16cid:durableId="65734254">
    <w:abstractNumId w:val="10"/>
  </w:num>
  <w:num w:numId="12" w16cid:durableId="947899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a Lenz">
    <w15:presenceInfo w15:providerId="AD" w15:userId="S::lenzrive@ualberta.ca::daf81637-9455-47e3-9713-c0739c00fbac"/>
  </w15:person>
  <w15:person w15:author="Shinichi Nakagawa">
    <w15:presenceInfo w15:providerId="AD" w15:userId="S::snakagaw@ualberta.ca::46adc7f7-3ee0-49d0-a7aa-37ef689a77f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DAE7D2"/>
    <w:rsid w:val="000006C5"/>
    <w:rsid w:val="00000C57"/>
    <w:rsid w:val="00002439"/>
    <w:rsid w:val="00004047"/>
    <w:rsid w:val="000064DF"/>
    <w:rsid w:val="00006A22"/>
    <w:rsid w:val="000106F5"/>
    <w:rsid w:val="00010AC8"/>
    <w:rsid w:val="0001135B"/>
    <w:rsid w:val="00011505"/>
    <w:rsid w:val="00011920"/>
    <w:rsid w:val="000128EB"/>
    <w:rsid w:val="00014558"/>
    <w:rsid w:val="00016508"/>
    <w:rsid w:val="0001697E"/>
    <w:rsid w:val="00017649"/>
    <w:rsid w:val="00020094"/>
    <w:rsid w:val="00020433"/>
    <w:rsid w:val="00021AB0"/>
    <w:rsid w:val="00024085"/>
    <w:rsid w:val="000241F4"/>
    <w:rsid w:val="0002474D"/>
    <w:rsid w:val="00027492"/>
    <w:rsid w:val="00027AAD"/>
    <w:rsid w:val="00030992"/>
    <w:rsid w:val="00030D68"/>
    <w:rsid w:val="00030F20"/>
    <w:rsid w:val="000311B9"/>
    <w:rsid w:val="0003214C"/>
    <w:rsid w:val="000330EF"/>
    <w:rsid w:val="00036958"/>
    <w:rsid w:val="00036D13"/>
    <w:rsid w:val="00041AA9"/>
    <w:rsid w:val="00041E41"/>
    <w:rsid w:val="00042B11"/>
    <w:rsid w:val="0004352C"/>
    <w:rsid w:val="00043C4F"/>
    <w:rsid w:val="00043C9C"/>
    <w:rsid w:val="00043E70"/>
    <w:rsid w:val="00047261"/>
    <w:rsid w:val="00050E31"/>
    <w:rsid w:val="0005124F"/>
    <w:rsid w:val="0005518D"/>
    <w:rsid w:val="00055B04"/>
    <w:rsid w:val="00055ED5"/>
    <w:rsid w:val="0005755C"/>
    <w:rsid w:val="00060309"/>
    <w:rsid w:val="00061AE1"/>
    <w:rsid w:val="00061C1F"/>
    <w:rsid w:val="00063C9E"/>
    <w:rsid w:val="00064E58"/>
    <w:rsid w:val="000654AA"/>
    <w:rsid w:val="0006552D"/>
    <w:rsid w:val="00066230"/>
    <w:rsid w:val="0006645A"/>
    <w:rsid w:val="00067249"/>
    <w:rsid w:val="000673BA"/>
    <w:rsid w:val="00071584"/>
    <w:rsid w:val="00071A5F"/>
    <w:rsid w:val="00072A4A"/>
    <w:rsid w:val="000735BE"/>
    <w:rsid w:val="00073C49"/>
    <w:rsid w:val="00073EF8"/>
    <w:rsid w:val="00075849"/>
    <w:rsid w:val="0007585B"/>
    <w:rsid w:val="00075C68"/>
    <w:rsid w:val="00081035"/>
    <w:rsid w:val="0008191F"/>
    <w:rsid w:val="00082492"/>
    <w:rsid w:val="00082F7D"/>
    <w:rsid w:val="00083600"/>
    <w:rsid w:val="00086BB3"/>
    <w:rsid w:val="00086EE5"/>
    <w:rsid w:val="00087112"/>
    <w:rsid w:val="00087A48"/>
    <w:rsid w:val="00091170"/>
    <w:rsid w:val="00092B26"/>
    <w:rsid w:val="00093005"/>
    <w:rsid w:val="0009336D"/>
    <w:rsid w:val="00094753"/>
    <w:rsid w:val="00095854"/>
    <w:rsid w:val="00097508"/>
    <w:rsid w:val="000A08AD"/>
    <w:rsid w:val="000A1929"/>
    <w:rsid w:val="000A1FC7"/>
    <w:rsid w:val="000A2A05"/>
    <w:rsid w:val="000A349B"/>
    <w:rsid w:val="000A6085"/>
    <w:rsid w:val="000A7875"/>
    <w:rsid w:val="000B05AB"/>
    <w:rsid w:val="000B1405"/>
    <w:rsid w:val="000B1B45"/>
    <w:rsid w:val="000B2D7B"/>
    <w:rsid w:val="000B6482"/>
    <w:rsid w:val="000B67EB"/>
    <w:rsid w:val="000B6CC4"/>
    <w:rsid w:val="000B6DC3"/>
    <w:rsid w:val="000B7724"/>
    <w:rsid w:val="000B7D82"/>
    <w:rsid w:val="000C0BB8"/>
    <w:rsid w:val="000C0EC9"/>
    <w:rsid w:val="000C1444"/>
    <w:rsid w:val="000C1AFF"/>
    <w:rsid w:val="000C21BE"/>
    <w:rsid w:val="000C31A3"/>
    <w:rsid w:val="000C3B79"/>
    <w:rsid w:val="000C757B"/>
    <w:rsid w:val="000D131D"/>
    <w:rsid w:val="000D1349"/>
    <w:rsid w:val="000D16B9"/>
    <w:rsid w:val="000D1874"/>
    <w:rsid w:val="000D46E6"/>
    <w:rsid w:val="000D7A56"/>
    <w:rsid w:val="000D7D0D"/>
    <w:rsid w:val="000E2BC5"/>
    <w:rsid w:val="000E2F8E"/>
    <w:rsid w:val="000E630B"/>
    <w:rsid w:val="000E64FF"/>
    <w:rsid w:val="000E7269"/>
    <w:rsid w:val="000F01DC"/>
    <w:rsid w:val="000F2B1F"/>
    <w:rsid w:val="000F451D"/>
    <w:rsid w:val="000F4B03"/>
    <w:rsid w:val="000F5118"/>
    <w:rsid w:val="000F5F7C"/>
    <w:rsid w:val="000F657F"/>
    <w:rsid w:val="000F6873"/>
    <w:rsid w:val="000F6CCE"/>
    <w:rsid w:val="001023E1"/>
    <w:rsid w:val="00102699"/>
    <w:rsid w:val="00102F9B"/>
    <w:rsid w:val="00103759"/>
    <w:rsid w:val="001044CE"/>
    <w:rsid w:val="00110C2A"/>
    <w:rsid w:val="0011198E"/>
    <w:rsid w:val="0011236A"/>
    <w:rsid w:val="00112620"/>
    <w:rsid w:val="0011272B"/>
    <w:rsid w:val="0011661D"/>
    <w:rsid w:val="0011682B"/>
    <w:rsid w:val="00116A08"/>
    <w:rsid w:val="00121247"/>
    <w:rsid w:val="00125498"/>
    <w:rsid w:val="00126439"/>
    <w:rsid w:val="00126BFE"/>
    <w:rsid w:val="0012764D"/>
    <w:rsid w:val="0012790C"/>
    <w:rsid w:val="00130CC3"/>
    <w:rsid w:val="00130E56"/>
    <w:rsid w:val="00131906"/>
    <w:rsid w:val="00132D28"/>
    <w:rsid w:val="00133009"/>
    <w:rsid w:val="00134047"/>
    <w:rsid w:val="00134E67"/>
    <w:rsid w:val="00136515"/>
    <w:rsid w:val="0014099D"/>
    <w:rsid w:val="001412B7"/>
    <w:rsid w:val="001412FF"/>
    <w:rsid w:val="00141CE0"/>
    <w:rsid w:val="001432DB"/>
    <w:rsid w:val="00143506"/>
    <w:rsid w:val="0014441D"/>
    <w:rsid w:val="0014475A"/>
    <w:rsid w:val="00144D20"/>
    <w:rsid w:val="0014508E"/>
    <w:rsid w:val="00145AE0"/>
    <w:rsid w:val="00145C01"/>
    <w:rsid w:val="00146389"/>
    <w:rsid w:val="00146819"/>
    <w:rsid w:val="0015095E"/>
    <w:rsid w:val="0015104C"/>
    <w:rsid w:val="0015189F"/>
    <w:rsid w:val="00151C73"/>
    <w:rsid w:val="0015281E"/>
    <w:rsid w:val="001539FD"/>
    <w:rsid w:val="00161B00"/>
    <w:rsid w:val="00161BD4"/>
    <w:rsid w:val="00162D56"/>
    <w:rsid w:val="00163BCB"/>
    <w:rsid w:val="00163E3F"/>
    <w:rsid w:val="00164F3D"/>
    <w:rsid w:val="00166250"/>
    <w:rsid w:val="00170495"/>
    <w:rsid w:val="00170C3B"/>
    <w:rsid w:val="0017120A"/>
    <w:rsid w:val="00172093"/>
    <w:rsid w:val="0017230E"/>
    <w:rsid w:val="00175FCB"/>
    <w:rsid w:val="00176192"/>
    <w:rsid w:val="00182B49"/>
    <w:rsid w:val="0018409C"/>
    <w:rsid w:val="001841EB"/>
    <w:rsid w:val="00184562"/>
    <w:rsid w:val="00184E97"/>
    <w:rsid w:val="00186807"/>
    <w:rsid w:val="001869C3"/>
    <w:rsid w:val="00187432"/>
    <w:rsid w:val="0019183F"/>
    <w:rsid w:val="00194B87"/>
    <w:rsid w:val="00196976"/>
    <w:rsid w:val="00196DF6"/>
    <w:rsid w:val="00197338"/>
    <w:rsid w:val="00197C1C"/>
    <w:rsid w:val="001A0775"/>
    <w:rsid w:val="001A0C0B"/>
    <w:rsid w:val="001A1B93"/>
    <w:rsid w:val="001A354B"/>
    <w:rsid w:val="001A367F"/>
    <w:rsid w:val="001A39C9"/>
    <w:rsid w:val="001A433C"/>
    <w:rsid w:val="001A6043"/>
    <w:rsid w:val="001A6C1A"/>
    <w:rsid w:val="001B15CC"/>
    <w:rsid w:val="001B18F4"/>
    <w:rsid w:val="001B49A7"/>
    <w:rsid w:val="001B4C1C"/>
    <w:rsid w:val="001B5939"/>
    <w:rsid w:val="001B6C56"/>
    <w:rsid w:val="001B7053"/>
    <w:rsid w:val="001B7D94"/>
    <w:rsid w:val="001C02C3"/>
    <w:rsid w:val="001C0797"/>
    <w:rsid w:val="001C0A6C"/>
    <w:rsid w:val="001C2848"/>
    <w:rsid w:val="001C2C9D"/>
    <w:rsid w:val="001C315A"/>
    <w:rsid w:val="001C4937"/>
    <w:rsid w:val="001C497E"/>
    <w:rsid w:val="001C4C97"/>
    <w:rsid w:val="001C6117"/>
    <w:rsid w:val="001C6431"/>
    <w:rsid w:val="001C7697"/>
    <w:rsid w:val="001C7FC6"/>
    <w:rsid w:val="001D0ED8"/>
    <w:rsid w:val="001D14F6"/>
    <w:rsid w:val="001D2844"/>
    <w:rsid w:val="001D39DD"/>
    <w:rsid w:val="001D3F90"/>
    <w:rsid w:val="001D5718"/>
    <w:rsid w:val="001D57D4"/>
    <w:rsid w:val="001D5CAB"/>
    <w:rsid w:val="001D77F9"/>
    <w:rsid w:val="001E238F"/>
    <w:rsid w:val="001E2498"/>
    <w:rsid w:val="001E2619"/>
    <w:rsid w:val="001E2A20"/>
    <w:rsid w:val="001E4533"/>
    <w:rsid w:val="001E48E6"/>
    <w:rsid w:val="001E6494"/>
    <w:rsid w:val="001E7757"/>
    <w:rsid w:val="001F2467"/>
    <w:rsid w:val="001F55F3"/>
    <w:rsid w:val="001F5692"/>
    <w:rsid w:val="001F5694"/>
    <w:rsid w:val="001F5B81"/>
    <w:rsid w:val="001F68E9"/>
    <w:rsid w:val="001F737B"/>
    <w:rsid w:val="00200689"/>
    <w:rsid w:val="002006F1"/>
    <w:rsid w:val="00201730"/>
    <w:rsid w:val="002017B3"/>
    <w:rsid w:val="00203362"/>
    <w:rsid w:val="00203579"/>
    <w:rsid w:val="00203963"/>
    <w:rsid w:val="002052A4"/>
    <w:rsid w:val="00207B64"/>
    <w:rsid w:val="002101E1"/>
    <w:rsid w:val="00210BBB"/>
    <w:rsid w:val="002117A4"/>
    <w:rsid w:val="00211C86"/>
    <w:rsid w:val="00212F19"/>
    <w:rsid w:val="00217438"/>
    <w:rsid w:val="00217A82"/>
    <w:rsid w:val="002201F6"/>
    <w:rsid w:val="00221486"/>
    <w:rsid w:val="00221A45"/>
    <w:rsid w:val="00222922"/>
    <w:rsid w:val="00224CE5"/>
    <w:rsid w:val="00225A22"/>
    <w:rsid w:val="00227AAA"/>
    <w:rsid w:val="00227DB4"/>
    <w:rsid w:val="002318E1"/>
    <w:rsid w:val="00232664"/>
    <w:rsid w:val="002331D9"/>
    <w:rsid w:val="002336B1"/>
    <w:rsid w:val="002346E0"/>
    <w:rsid w:val="0023487E"/>
    <w:rsid w:val="00235052"/>
    <w:rsid w:val="00237A5F"/>
    <w:rsid w:val="00241D7C"/>
    <w:rsid w:val="0024282E"/>
    <w:rsid w:val="00243623"/>
    <w:rsid w:val="00245A68"/>
    <w:rsid w:val="00246542"/>
    <w:rsid w:val="002466E5"/>
    <w:rsid w:val="002513E6"/>
    <w:rsid w:val="00252941"/>
    <w:rsid w:val="00255106"/>
    <w:rsid w:val="0025513C"/>
    <w:rsid w:val="00255859"/>
    <w:rsid w:val="00256884"/>
    <w:rsid w:val="00260E96"/>
    <w:rsid w:val="002614B9"/>
    <w:rsid w:val="002615AD"/>
    <w:rsid w:val="00261F3C"/>
    <w:rsid w:val="0026207B"/>
    <w:rsid w:val="00262160"/>
    <w:rsid w:val="0026241C"/>
    <w:rsid w:val="00263889"/>
    <w:rsid w:val="00263B81"/>
    <w:rsid w:val="00263E05"/>
    <w:rsid w:val="002644AE"/>
    <w:rsid w:val="0026494F"/>
    <w:rsid w:val="00266531"/>
    <w:rsid w:val="00266A92"/>
    <w:rsid w:val="00266EB6"/>
    <w:rsid w:val="002702B3"/>
    <w:rsid w:val="0027030D"/>
    <w:rsid w:val="00270AAD"/>
    <w:rsid w:val="0027300D"/>
    <w:rsid w:val="002743C9"/>
    <w:rsid w:val="0027441A"/>
    <w:rsid w:val="00275740"/>
    <w:rsid w:val="00275C0B"/>
    <w:rsid w:val="00277E3F"/>
    <w:rsid w:val="0028209D"/>
    <w:rsid w:val="00283748"/>
    <w:rsid w:val="0028529B"/>
    <w:rsid w:val="00293FCE"/>
    <w:rsid w:val="0029483B"/>
    <w:rsid w:val="002959A4"/>
    <w:rsid w:val="0029760E"/>
    <w:rsid w:val="00297BFD"/>
    <w:rsid w:val="002A007F"/>
    <w:rsid w:val="002A17BD"/>
    <w:rsid w:val="002A1992"/>
    <w:rsid w:val="002A1AF3"/>
    <w:rsid w:val="002A2BF6"/>
    <w:rsid w:val="002A2CBB"/>
    <w:rsid w:val="002A2FBA"/>
    <w:rsid w:val="002A319B"/>
    <w:rsid w:val="002A347A"/>
    <w:rsid w:val="002A615F"/>
    <w:rsid w:val="002A7132"/>
    <w:rsid w:val="002B1286"/>
    <w:rsid w:val="002B2149"/>
    <w:rsid w:val="002B34D7"/>
    <w:rsid w:val="002B3C1E"/>
    <w:rsid w:val="002B7612"/>
    <w:rsid w:val="002C1CA0"/>
    <w:rsid w:val="002C2BA3"/>
    <w:rsid w:val="002C5471"/>
    <w:rsid w:val="002C5E20"/>
    <w:rsid w:val="002C79AA"/>
    <w:rsid w:val="002C7E85"/>
    <w:rsid w:val="002D0ACE"/>
    <w:rsid w:val="002D0B64"/>
    <w:rsid w:val="002D3F93"/>
    <w:rsid w:val="002D49E1"/>
    <w:rsid w:val="002D5A3A"/>
    <w:rsid w:val="002D6DF3"/>
    <w:rsid w:val="002D790F"/>
    <w:rsid w:val="002E1B0F"/>
    <w:rsid w:val="002E2249"/>
    <w:rsid w:val="002E365A"/>
    <w:rsid w:val="002E3A04"/>
    <w:rsid w:val="002E4BC6"/>
    <w:rsid w:val="002E4E31"/>
    <w:rsid w:val="002F057B"/>
    <w:rsid w:val="002F22F1"/>
    <w:rsid w:val="002F2CAD"/>
    <w:rsid w:val="002F3A07"/>
    <w:rsid w:val="002F3A37"/>
    <w:rsid w:val="002F4054"/>
    <w:rsid w:val="002F6179"/>
    <w:rsid w:val="002F770D"/>
    <w:rsid w:val="002F79EB"/>
    <w:rsid w:val="00300339"/>
    <w:rsid w:val="003018AA"/>
    <w:rsid w:val="00301C6E"/>
    <w:rsid w:val="00302329"/>
    <w:rsid w:val="003023C8"/>
    <w:rsid w:val="00302F96"/>
    <w:rsid w:val="00303BE8"/>
    <w:rsid w:val="00306A35"/>
    <w:rsid w:val="0031008F"/>
    <w:rsid w:val="00310565"/>
    <w:rsid w:val="00311914"/>
    <w:rsid w:val="00311B68"/>
    <w:rsid w:val="003122AF"/>
    <w:rsid w:val="00313F08"/>
    <w:rsid w:val="00314EA7"/>
    <w:rsid w:val="003151FC"/>
    <w:rsid w:val="003168C8"/>
    <w:rsid w:val="00316BCA"/>
    <w:rsid w:val="00316CFB"/>
    <w:rsid w:val="00317473"/>
    <w:rsid w:val="003176C8"/>
    <w:rsid w:val="00317C9A"/>
    <w:rsid w:val="00322081"/>
    <w:rsid w:val="003244B9"/>
    <w:rsid w:val="00325410"/>
    <w:rsid w:val="00325715"/>
    <w:rsid w:val="00326A6F"/>
    <w:rsid w:val="00327E3A"/>
    <w:rsid w:val="00330573"/>
    <w:rsid w:val="00332A8F"/>
    <w:rsid w:val="00332EF2"/>
    <w:rsid w:val="00333282"/>
    <w:rsid w:val="00335E45"/>
    <w:rsid w:val="003374D6"/>
    <w:rsid w:val="00337E98"/>
    <w:rsid w:val="003434E2"/>
    <w:rsid w:val="003436C1"/>
    <w:rsid w:val="00344B8E"/>
    <w:rsid w:val="003451E0"/>
    <w:rsid w:val="00345546"/>
    <w:rsid w:val="003456B4"/>
    <w:rsid w:val="003474C0"/>
    <w:rsid w:val="003518D1"/>
    <w:rsid w:val="00355045"/>
    <w:rsid w:val="0035679F"/>
    <w:rsid w:val="00360DCD"/>
    <w:rsid w:val="003631F3"/>
    <w:rsid w:val="003653EA"/>
    <w:rsid w:val="003671FC"/>
    <w:rsid w:val="00370975"/>
    <w:rsid w:val="0037120E"/>
    <w:rsid w:val="00372B19"/>
    <w:rsid w:val="00374193"/>
    <w:rsid w:val="003744F8"/>
    <w:rsid w:val="00374B30"/>
    <w:rsid w:val="00377925"/>
    <w:rsid w:val="0038031D"/>
    <w:rsid w:val="00380D7F"/>
    <w:rsid w:val="00383CF9"/>
    <w:rsid w:val="00383FBA"/>
    <w:rsid w:val="00383FD9"/>
    <w:rsid w:val="003849F1"/>
    <w:rsid w:val="00385B82"/>
    <w:rsid w:val="00385CF9"/>
    <w:rsid w:val="003862C0"/>
    <w:rsid w:val="003879E5"/>
    <w:rsid w:val="00387B5A"/>
    <w:rsid w:val="0039002C"/>
    <w:rsid w:val="003900B2"/>
    <w:rsid w:val="00390817"/>
    <w:rsid w:val="003908C6"/>
    <w:rsid w:val="0039261E"/>
    <w:rsid w:val="00394ADE"/>
    <w:rsid w:val="00395573"/>
    <w:rsid w:val="00395602"/>
    <w:rsid w:val="003957CA"/>
    <w:rsid w:val="00395E1B"/>
    <w:rsid w:val="0039787B"/>
    <w:rsid w:val="003A1FB8"/>
    <w:rsid w:val="003A2DA8"/>
    <w:rsid w:val="003A3212"/>
    <w:rsid w:val="003A32AB"/>
    <w:rsid w:val="003A450E"/>
    <w:rsid w:val="003A4D8C"/>
    <w:rsid w:val="003A506F"/>
    <w:rsid w:val="003A60C9"/>
    <w:rsid w:val="003B0883"/>
    <w:rsid w:val="003B0E3C"/>
    <w:rsid w:val="003B54FA"/>
    <w:rsid w:val="003C0517"/>
    <w:rsid w:val="003C13B0"/>
    <w:rsid w:val="003C15FA"/>
    <w:rsid w:val="003C2666"/>
    <w:rsid w:val="003C31B1"/>
    <w:rsid w:val="003C3482"/>
    <w:rsid w:val="003C36C7"/>
    <w:rsid w:val="003C3EF0"/>
    <w:rsid w:val="003C4212"/>
    <w:rsid w:val="003C5285"/>
    <w:rsid w:val="003C71F3"/>
    <w:rsid w:val="003D1991"/>
    <w:rsid w:val="003D1CFC"/>
    <w:rsid w:val="003D2255"/>
    <w:rsid w:val="003D27C3"/>
    <w:rsid w:val="003D3418"/>
    <w:rsid w:val="003D3716"/>
    <w:rsid w:val="003D43F6"/>
    <w:rsid w:val="003D48E7"/>
    <w:rsid w:val="003D64E8"/>
    <w:rsid w:val="003D68F0"/>
    <w:rsid w:val="003D6E75"/>
    <w:rsid w:val="003D75CF"/>
    <w:rsid w:val="003E009A"/>
    <w:rsid w:val="003E0DA0"/>
    <w:rsid w:val="003E3042"/>
    <w:rsid w:val="003E47A0"/>
    <w:rsid w:val="003E641C"/>
    <w:rsid w:val="003E642B"/>
    <w:rsid w:val="003E6B8C"/>
    <w:rsid w:val="003F12FC"/>
    <w:rsid w:val="003F23B0"/>
    <w:rsid w:val="003F3854"/>
    <w:rsid w:val="003F3F54"/>
    <w:rsid w:val="003F634B"/>
    <w:rsid w:val="00401BA1"/>
    <w:rsid w:val="00401E41"/>
    <w:rsid w:val="00402D96"/>
    <w:rsid w:val="00404103"/>
    <w:rsid w:val="00405138"/>
    <w:rsid w:val="00406B5F"/>
    <w:rsid w:val="00407829"/>
    <w:rsid w:val="004106D2"/>
    <w:rsid w:val="00411633"/>
    <w:rsid w:val="0041218C"/>
    <w:rsid w:val="004123F5"/>
    <w:rsid w:val="004134BF"/>
    <w:rsid w:val="00413946"/>
    <w:rsid w:val="00415BBE"/>
    <w:rsid w:val="00416D14"/>
    <w:rsid w:val="00417E6F"/>
    <w:rsid w:val="00421EB6"/>
    <w:rsid w:val="004253CF"/>
    <w:rsid w:val="00425DCF"/>
    <w:rsid w:val="00426276"/>
    <w:rsid w:val="0042640F"/>
    <w:rsid w:val="004264EA"/>
    <w:rsid w:val="0043307E"/>
    <w:rsid w:val="0043667D"/>
    <w:rsid w:val="00436BD2"/>
    <w:rsid w:val="004372A0"/>
    <w:rsid w:val="0043758C"/>
    <w:rsid w:val="004375BF"/>
    <w:rsid w:val="00442D7E"/>
    <w:rsid w:val="00443837"/>
    <w:rsid w:val="004451E2"/>
    <w:rsid w:val="00446993"/>
    <w:rsid w:val="00447DD8"/>
    <w:rsid w:val="0045004D"/>
    <w:rsid w:val="004511CE"/>
    <w:rsid w:val="00451249"/>
    <w:rsid w:val="004526AE"/>
    <w:rsid w:val="00452889"/>
    <w:rsid w:val="00455503"/>
    <w:rsid w:val="00456287"/>
    <w:rsid w:val="00460C6A"/>
    <w:rsid w:val="00460CF5"/>
    <w:rsid w:val="004614DA"/>
    <w:rsid w:val="00463D4E"/>
    <w:rsid w:val="004641E6"/>
    <w:rsid w:val="00464A46"/>
    <w:rsid w:val="004657E2"/>
    <w:rsid w:val="004660C6"/>
    <w:rsid w:val="0047166B"/>
    <w:rsid w:val="00471C18"/>
    <w:rsid w:val="004728B9"/>
    <w:rsid w:val="00474323"/>
    <w:rsid w:val="0047482F"/>
    <w:rsid w:val="004772DB"/>
    <w:rsid w:val="00477320"/>
    <w:rsid w:val="004802CF"/>
    <w:rsid w:val="00480B47"/>
    <w:rsid w:val="00481318"/>
    <w:rsid w:val="00482701"/>
    <w:rsid w:val="00483A85"/>
    <w:rsid w:val="00484128"/>
    <w:rsid w:val="00485B67"/>
    <w:rsid w:val="004864F0"/>
    <w:rsid w:val="004913F3"/>
    <w:rsid w:val="004934C6"/>
    <w:rsid w:val="004936B7"/>
    <w:rsid w:val="0049556C"/>
    <w:rsid w:val="00495AE8"/>
    <w:rsid w:val="00495F5C"/>
    <w:rsid w:val="00497CFE"/>
    <w:rsid w:val="004A1A0D"/>
    <w:rsid w:val="004A1A15"/>
    <w:rsid w:val="004A2314"/>
    <w:rsid w:val="004A2EAC"/>
    <w:rsid w:val="004A2EE8"/>
    <w:rsid w:val="004A4698"/>
    <w:rsid w:val="004A5779"/>
    <w:rsid w:val="004A6045"/>
    <w:rsid w:val="004A6892"/>
    <w:rsid w:val="004A7DCA"/>
    <w:rsid w:val="004B0ACC"/>
    <w:rsid w:val="004B4D63"/>
    <w:rsid w:val="004B83D3"/>
    <w:rsid w:val="004C0E3C"/>
    <w:rsid w:val="004C2E74"/>
    <w:rsid w:val="004C3110"/>
    <w:rsid w:val="004C35E1"/>
    <w:rsid w:val="004C4488"/>
    <w:rsid w:val="004C497F"/>
    <w:rsid w:val="004C5225"/>
    <w:rsid w:val="004D136C"/>
    <w:rsid w:val="004D1470"/>
    <w:rsid w:val="004D216B"/>
    <w:rsid w:val="004D29D4"/>
    <w:rsid w:val="004D2EFC"/>
    <w:rsid w:val="004D2FAC"/>
    <w:rsid w:val="004D3F14"/>
    <w:rsid w:val="004D66D3"/>
    <w:rsid w:val="004D7812"/>
    <w:rsid w:val="004E0A0F"/>
    <w:rsid w:val="004E1219"/>
    <w:rsid w:val="004E1399"/>
    <w:rsid w:val="004E13D0"/>
    <w:rsid w:val="004E16A3"/>
    <w:rsid w:val="004E18CF"/>
    <w:rsid w:val="004E270D"/>
    <w:rsid w:val="004E3DE7"/>
    <w:rsid w:val="004E5BB7"/>
    <w:rsid w:val="004E5D96"/>
    <w:rsid w:val="004E709C"/>
    <w:rsid w:val="004E7458"/>
    <w:rsid w:val="004F0D50"/>
    <w:rsid w:val="004F0D67"/>
    <w:rsid w:val="004F16A2"/>
    <w:rsid w:val="004F377D"/>
    <w:rsid w:val="004F3EB0"/>
    <w:rsid w:val="004F6BBA"/>
    <w:rsid w:val="004F6EA1"/>
    <w:rsid w:val="0050396F"/>
    <w:rsid w:val="00504955"/>
    <w:rsid w:val="00506A16"/>
    <w:rsid w:val="00507480"/>
    <w:rsid w:val="00507C6D"/>
    <w:rsid w:val="00507F9A"/>
    <w:rsid w:val="00510BE7"/>
    <w:rsid w:val="0051108F"/>
    <w:rsid w:val="00512B74"/>
    <w:rsid w:val="00513E6E"/>
    <w:rsid w:val="00514085"/>
    <w:rsid w:val="00514603"/>
    <w:rsid w:val="00515C4B"/>
    <w:rsid w:val="00516173"/>
    <w:rsid w:val="0051633E"/>
    <w:rsid w:val="0051681D"/>
    <w:rsid w:val="00517963"/>
    <w:rsid w:val="005188BF"/>
    <w:rsid w:val="0052036C"/>
    <w:rsid w:val="00521414"/>
    <w:rsid w:val="00521DDD"/>
    <w:rsid w:val="0052244A"/>
    <w:rsid w:val="005228BD"/>
    <w:rsid w:val="00522C74"/>
    <w:rsid w:val="0052336D"/>
    <w:rsid w:val="005237AA"/>
    <w:rsid w:val="00523B9F"/>
    <w:rsid w:val="0052410A"/>
    <w:rsid w:val="0052433B"/>
    <w:rsid w:val="005251BD"/>
    <w:rsid w:val="00526A8D"/>
    <w:rsid w:val="00527734"/>
    <w:rsid w:val="00530266"/>
    <w:rsid w:val="00531844"/>
    <w:rsid w:val="00533EB0"/>
    <w:rsid w:val="00534F24"/>
    <w:rsid w:val="00536CEA"/>
    <w:rsid w:val="005401CC"/>
    <w:rsid w:val="00540785"/>
    <w:rsid w:val="00541D74"/>
    <w:rsid w:val="00543B27"/>
    <w:rsid w:val="005464DC"/>
    <w:rsid w:val="00547F98"/>
    <w:rsid w:val="005511BD"/>
    <w:rsid w:val="0055174B"/>
    <w:rsid w:val="005531CC"/>
    <w:rsid w:val="005536FD"/>
    <w:rsid w:val="00554DF9"/>
    <w:rsid w:val="00555F15"/>
    <w:rsid w:val="005562AB"/>
    <w:rsid w:val="00556D1C"/>
    <w:rsid w:val="00556E2E"/>
    <w:rsid w:val="005571C2"/>
    <w:rsid w:val="005573B1"/>
    <w:rsid w:val="005604B5"/>
    <w:rsid w:val="00561E7F"/>
    <w:rsid w:val="00562575"/>
    <w:rsid w:val="00564220"/>
    <w:rsid w:val="0056443E"/>
    <w:rsid w:val="00565252"/>
    <w:rsid w:val="00565C53"/>
    <w:rsid w:val="0056759A"/>
    <w:rsid w:val="00567830"/>
    <w:rsid w:val="00567C91"/>
    <w:rsid w:val="00570FDF"/>
    <w:rsid w:val="0057310E"/>
    <w:rsid w:val="00574029"/>
    <w:rsid w:val="00574674"/>
    <w:rsid w:val="00574A91"/>
    <w:rsid w:val="00574F3F"/>
    <w:rsid w:val="00576A32"/>
    <w:rsid w:val="0057756F"/>
    <w:rsid w:val="005821DE"/>
    <w:rsid w:val="005823AA"/>
    <w:rsid w:val="00582955"/>
    <w:rsid w:val="005833D8"/>
    <w:rsid w:val="005838D4"/>
    <w:rsid w:val="00583954"/>
    <w:rsid w:val="00583AD5"/>
    <w:rsid w:val="00585141"/>
    <w:rsid w:val="00590711"/>
    <w:rsid w:val="00593C55"/>
    <w:rsid w:val="00593D13"/>
    <w:rsid w:val="00594970"/>
    <w:rsid w:val="00594C01"/>
    <w:rsid w:val="005A115F"/>
    <w:rsid w:val="005A346E"/>
    <w:rsid w:val="005A4F3D"/>
    <w:rsid w:val="005A4F63"/>
    <w:rsid w:val="005A579D"/>
    <w:rsid w:val="005A6C77"/>
    <w:rsid w:val="005A6E96"/>
    <w:rsid w:val="005B0B52"/>
    <w:rsid w:val="005B11A8"/>
    <w:rsid w:val="005B1DE0"/>
    <w:rsid w:val="005B3517"/>
    <w:rsid w:val="005B4420"/>
    <w:rsid w:val="005B630D"/>
    <w:rsid w:val="005B669E"/>
    <w:rsid w:val="005B773E"/>
    <w:rsid w:val="005B7B0E"/>
    <w:rsid w:val="005B7E04"/>
    <w:rsid w:val="005C020F"/>
    <w:rsid w:val="005C08E1"/>
    <w:rsid w:val="005C12AB"/>
    <w:rsid w:val="005C5300"/>
    <w:rsid w:val="005C5568"/>
    <w:rsid w:val="005C5E29"/>
    <w:rsid w:val="005C6135"/>
    <w:rsid w:val="005D0161"/>
    <w:rsid w:val="005D0B24"/>
    <w:rsid w:val="005D3B77"/>
    <w:rsid w:val="005D3DBC"/>
    <w:rsid w:val="005D42A6"/>
    <w:rsid w:val="005D4843"/>
    <w:rsid w:val="005D606C"/>
    <w:rsid w:val="005E0C27"/>
    <w:rsid w:val="005E2C3E"/>
    <w:rsid w:val="005E6EA1"/>
    <w:rsid w:val="005F027B"/>
    <w:rsid w:val="005F02C5"/>
    <w:rsid w:val="005F1A82"/>
    <w:rsid w:val="005F1D7E"/>
    <w:rsid w:val="005F2715"/>
    <w:rsid w:val="005F28C6"/>
    <w:rsid w:val="005F32B1"/>
    <w:rsid w:val="005F34E6"/>
    <w:rsid w:val="005F3C4C"/>
    <w:rsid w:val="005F5143"/>
    <w:rsid w:val="005F5B1C"/>
    <w:rsid w:val="00600F98"/>
    <w:rsid w:val="0060144D"/>
    <w:rsid w:val="00601A23"/>
    <w:rsid w:val="00603D6C"/>
    <w:rsid w:val="006047BE"/>
    <w:rsid w:val="006066A4"/>
    <w:rsid w:val="00607319"/>
    <w:rsid w:val="00607341"/>
    <w:rsid w:val="00607CA0"/>
    <w:rsid w:val="00610483"/>
    <w:rsid w:val="006108F8"/>
    <w:rsid w:val="00611A63"/>
    <w:rsid w:val="006151CB"/>
    <w:rsid w:val="00615303"/>
    <w:rsid w:val="00615439"/>
    <w:rsid w:val="006156AA"/>
    <w:rsid w:val="00617DF1"/>
    <w:rsid w:val="0061E6D2"/>
    <w:rsid w:val="006200E1"/>
    <w:rsid w:val="006209F3"/>
    <w:rsid w:val="00620F90"/>
    <w:rsid w:val="00620FAF"/>
    <w:rsid w:val="00621650"/>
    <w:rsid w:val="00621660"/>
    <w:rsid w:val="00621CC9"/>
    <w:rsid w:val="006235A8"/>
    <w:rsid w:val="00623A44"/>
    <w:rsid w:val="006240BD"/>
    <w:rsid w:val="00624320"/>
    <w:rsid w:val="00624A74"/>
    <w:rsid w:val="0062715B"/>
    <w:rsid w:val="00627221"/>
    <w:rsid w:val="00627E1D"/>
    <w:rsid w:val="006301DB"/>
    <w:rsid w:val="006302B7"/>
    <w:rsid w:val="006321D1"/>
    <w:rsid w:val="00633E95"/>
    <w:rsid w:val="00634E70"/>
    <w:rsid w:val="0063691E"/>
    <w:rsid w:val="006406BE"/>
    <w:rsid w:val="0064241F"/>
    <w:rsid w:val="00642876"/>
    <w:rsid w:val="0064576E"/>
    <w:rsid w:val="00646A4C"/>
    <w:rsid w:val="00646AB1"/>
    <w:rsid w:val="00647828"/>
    <w:rsid w:val="0065032D"/>
    <w:rsid w:val="00650FDB"/>
    <w:rsid w:val="006513A0"/>
    <w:rsid w:val="0065171D"/>
    <w:rsid w:val="00652BF4"/>
    <w:rsid w:val="006542BE"/>
    <w:rsid w:val="006549A8"/>
    <w:rsid w:val="00654ADE"/>
    <w:rsid w:val="00655721"/>
    <w:rsid w:val="00656254"/>
    <w:rsid w:val="00656799"/>
    <w:rsid w:val="0066043C"/>
    <w:rsid w:val="00664387"/>
    <w:rsid w:val="00664768"/>
    <w:rsid w:val="0066794D"/>
    <w:rsid w:val="0067461F"/>
    <w:rsid w:val="00676F58"/>
    <w:rsid w:val="006770CE"/>
    <w:rsid w:val="006807F8"/>
    <w:rsid w:val="00680ADF"/>
    <w:rsid w:val="00680B9E"/>
    <w:rsid w:val="00682BC5"/>
    <w:rsid w:val="00684A29"/>
    <w:rsid w:val="00684D8D"/>
    <w:rsid w:val="0069390E"/>
    <w:rsid w:val="00694635"/>
    <w:rsid w:val="006959FC"/>
    <w:rsid w:val="00695AC5"/>
    <w:rsid w:val="00697902"/>
    <w:rsid w:val="006A1344"/>
    <w:rsid w:val="006A1995"/>
    <w:rsid w:val="006A1ED1"/>
    <w:rsid w:val="006A201A"/>
    <w:rsid w:val="006A27E6"/>
    <w:rsid w:val="006A422D"/>
    <w:rsid w:val="006A51F7"/>
    <w:rsid w:val="006A5B3F"/>
    <w:rsid w:val="006B1612"/>
    <w:rsid w:val="006B30FE"/>
    <w:rsid w:val="006B4934"/>
    <w:rsid w:val="006B4A2E"/>
    <w:rsid w:val="006B7DFD"/>
    <w:rsid w:val="006C0460"/>
    <w:rsid w:val="006C0681"/>
    <w:rsid w:val="006C112E"/>
    <w:rsid w:val="006C2368"/>
    <w:rsid w:val="006C2520"/>
    <w:rsid w:val="006C27D9"/>
    <w:rsid w:val="006C40E5"/>
    <w:rsid w:val="006C5580"/>
    <w:rsid w:val="006C616E"/>
    <w:rsid w:val="006C65DB"/>
    <w:rsid w:val="006C7D32"/>
    <w:rsid w:val="006D0FD7"/>
    <w:rsid w:val="006D1A02"/>
    <w:rsid w:val="006D1F0C"/>
    <w:rsid w:val="006D38E2"/>
    <w:rsid w:val="006D681A"/>
    <w:rsid w:val="006E01E4"/>
    <w:rsid w:val="006E139A"/>
    <w:rsid w:val="006E3B0C"/>
    <w:rsid w:val="006E40B0"/>
    <w:rsid w:val="006E551D"/>
    <w:rsid w:val="006E69ED"/>
    <w:rsid w:val="006E7289"/>
    <w:rsid w:val="006F19CC"/>
    <w:rsid w:val="006F41F0"/>
    <w:rsid w:val="006F5A57"/>
    <w:rsid w:val="006F5D4E"/>
    <w:rsid w:val="006F7012"/>
    <w:rsid w:val="00701593"/>
    <w:rsid w:val="00701C12"/>
    <w:rsid w:val="007022F2"/>
    <w:rsid w:val="00702A3E"/>
    <w:rsid w:val="00705622"/>
    <w:rsid w:val="00705987"/>
    <w:rsid w:val="0071028A"/>
    <w:rsid w:val="007117B9"/>
    <w:rsid w:val="00712FF0"/>
    <w:rsid w:val="00714E11"/>
    <w:rsid w:val="00715909"/>
    <w:rsid w:val="00716C39"/>
    <w:rsid w:val="007200C2"/>
    <w:rsid w:val="00721251"/>
    <w:rsid w:val="00721371"/>
    <w:rsid w:val="00721EA3"/>
    <w:rsid w:val="0072222F"/>
    <w:rsid w:val="007229C2"/>
    <w:rsid w:val="007256A6"/>
    <w:rsid w:val="00725857"/>
    <w:rsid w:val="00725F71"/>
    <w:rsid w:val="007266D5"/>
    <w:rsid w:val="00730478"/>
    <w:rsid w:val="00731091"/>
    <w:rsid w:val="007333C2"/>
    <w:rsid w:val="00736843"/>
    <w:rsid w:val="00742546"/>
    <w:rsid w:val="00742AF0"/>
    <w:rsid w:val="00744F8B"/>
    <w:rsid w:val="00745E0D"/>
    <w:rsid w:val="007461C1"/>
    <w:rsid w:val="00746336"/>
    <w:rsid w:val="00746E84"/>
    <w:rsid w:val="007514AB"/>
    <w:rsid w:val="00752329"/>
    <w:rsid w:val="007526ED"/>
    <w:rsid w:val="007529BA"/>
    <w:rsid w:val="007534E9"/>
    <w:rsid w:val="00753AA3"/>
    <w:rsid w:val="00753D2B"/>
    <w:rsid w:val="00756561"/>
    <w:rsid w:val="0075F594"/>
    <w:rsid w:val="007600A8"/>
    <w:rsid w:val="00761F84"/>
    <w:rsid w:val="00762408"/>
    <w:rsid w:val="00762499"/>
    <w:rsid w:val="00762C25"/>
    <w:rsid w:val="007634B4"/>
    <w:rsid w:val="00763825"/>
    <w:rsid w:val="00763844"/>
    <w:rsid w:val="00763897"/>
    <w:rsid w:val="00763DD9"/>
    <w:rsid w:val="00763FFE"/>
    <w:rsid w:val="00766E87"/>
    <w:rsid w:val="007712C9"/>
    <w:rsid w:val="00773A4A"/>
    <w:rsid w:val="00773F26"/>
    <w:rsid w:val="007740DE"/>
    <w:rsid w:val="00774AB8"/>
    <w:rsid w:val="007753C9"/>
    <w:rsid w:val="0077558B"/>
    <w:rsid w:val="00775B86"/>
    <w:rsid w:val="0078165A"/>
    <w:rsid w:val="00782668"/>
    <w:rsid w:val="00782E29"/>
    <w:rsid w:val="00783B93"/>
    <w:rsid w:val="00786AA1"/>
    <w:rsid w:val="007909DF"/>
    <w:rsid w:val="00791962"/>
    <w:rsid w:val="00792EC7"/>
    <w:rsid w:val="007946F3"/>
    <w:rsid w:val="007953DB"/>
    <w:rsid w:val="00797838"/>
    <w:rsid w:val="007A052C"/>
    <w:rsid w:val="007A0884"/>
    <w:rsid w:val="007A22B6"/>
    <w:rsid w:val="007A25D3"/>
    <w:rsid w:val="007A5638"/>
    <w:rsid w:val="007A7050"/>
    <w:rsid w:val="007A7320"/>
    <w:rsid w:val="007B1A1B"/>
    <w:rsid w:val="007B3194"/>
    <w:rsid w:val="007B418A"/>
    <w:rsid w:val="007B5762"/>
    <w:rsid w:val="007B5845"/>
    <w:rsid w:val="007B5DC7"/>
    <w:rsid w:val="007B65AC"/>
    <w:rsid w:val="007C215C"/>
    <w:rsid w:val="007C314E"/>
    <w:rsid w:val="007C3443"/>
    <w:rsid w:val="007C5C72"/>
    <w:rsid w:val="007C694C"/>
    <w:rsid w:val="007D01C1"/>
    <w:rsid w:val="007D0C09"/>
    <w:rsid w:val="007D1121"/>
    <w:rsid w:val="007D12B0"/>
    <w:rsid w:val="007D17BA"/>
    <w:rsid w:val="007D2EB6"/>
    <w:rsid w:val="007D4138"/>
    <w:rsid w:val="007D428E"/>
    <w:rsid w:val="007D4DB7"/>
    <w:rsid w:val="007D6317"/>
    <w:rsid w:val="007D6E05"/>
    <w:rsid w:val="007D7E5D"/>
    <w:rsid w:val="007E092E"/>
    <w:rsid w:val="007E2CFB"/>
    <w:rsid w:val="007E570B"/>
    <w:rsid w:val="007E5F28"/>
    <w:rsid w:val="007E6000"/>
    <w:rsid w:val="007E7854"/>
    <w:rsid w:val="007E7963"/>
    <w:rsid w:val="007F08DA"/>
    <w:rsid w:val="007F09A4"/>
    <w:rsid w:val="007F1DA2"/>
    <w:rsid w:val="007F1E91"/>
    <w:rsid w:val="007F47DB"/>
    <w:rsid w:val="007F4AB6"/>
    <w:rsid w:val="007F5494"/>
    <w:rsid w:val="007F555C"/>
    <w:rsid w:val="007F6952"/>
    <w:rsid w:val="007F78EA"/>
    <w:rsid w:val="008002C4"/>
    <w:rsid w:val="00800467"/>
    <w:rsid w:val="00800C56"/>
    <w:rsid w:val="008011F9"/>
    <w:rsid w:val="00801BF1"/>
    <w:rsid w:val="00803BA6"/>
    <w:rsid w:val="00804955"/>
    <w:rsid w:val="00804E6F"/>
    <w:rsid w:val="00804EFD"/>
    <w:rsid w:val="0080537B"/>
    <w:rsid w:val="00805C56"/>
    <w:rsid w:val="00807569"/>
    <w:rsid w:val="00807E81"/>
    <w:rsid w:val="008126BA"/>
    <w:rsid w:val="00812C14"/>
    <w:rsid w:val="00813CC6"/>
    <w:rsid w:val="00815FAD"/>
    <w:rsid w:val="00816C1C"/>
    <w:rsid w:val="0082027F"/>
    <w:rsid w:val="00821662"/>
    <w:rsid w:val="00822EEA"/>
    <w:rsid w:val="00823216"/>
    <w:rsid w:val="008243B3"/>
    <w:rsid w:val="008267C0"/>
    <w:rsid w:val="00827E71"/>
    <w:rsid w:val="00833C59"/>
    <w:rsid w:val="008343FC"/>
    <w:rsid w:val="00834DB1"/>
    <w:rsid w:val="008359A8"/>
    <w:rsid w:val="008369C4"/>
    <w:rsid w:val="00836D98"/>
    <w:rsid w:val="008379C7"/>
    <w:rsid w:val="00840507"/>
    <w:rsid w:val="00841FBE"/>
    <w:rsid w:val="008424F2"/>
    <w:rsid w:val="00843B50"/>
    <w:rsid w:val="00844EB3"/>
    <w:rsid w:val="0085093A"/>
    <w:rsid w:val="00850C66"/>
    <w:rsid w:val="0085213E"/>
    <w:rsid w:val="00853DE5"/>
    <w:rsid w:val="00853E62"/>
    <w:rsid w:val="0085675A"/>
    <w:rsid w:val="00857ACC"/>
    <w:rsid w:val="008603B7"/>
    <w:rsid w:val="008607C3"/>
    <w:rsid w:val="008613AB"/>
    <w:rsid w:val="00861DC2"/>
    <w:rsid w:val="00862A41"/>
    <w:rsid w:val="00863B99"/>
    <w:rsid w:val="00863D75"/>
    <w:rsid w:val="008641E3"/>
    <w:rsid w:val="00864D54"/>
    <w:rsid w:val="00865436"/>
    <w:rsid w:val="00865DF9"/>
    <w:rsid w:val="00871192"/>
    <w:rsid w:val="00871811"/>
    <w:rsid w:val="00871B35"/>
    <w:rsid w:val="0087391A"/>
    <w:rsid w:val="00873A6A"/>
    <w:rsid w:val="008757D3"/>
    <w:rsid w:val="00876852"/>
    <w:rsid w:val="00877B04"/>
    <w:rsid w:val="008803E0"/>
    <w:rsid w:val="008804D4"/>
    <w:rsid w:val="008805E2"/>
    <w:rsid w:val="00881202"/>
    <w:rsid w:val="00882AAB"/>
    <w:rsid w:val="00883852"/>
    <w:rsid w:val="008839ED"/>
    <w:rsid w:val="00883AFE"/>
    <w:rsid w:val="00883B6F"/>
    <w:rsid w:val="00884553"/>
    <w:rsid w:val="00885326"/>
    <w:rsid w:val="00886AEB"/>
    <w:rsid w:val="00887327"/>
    <w:rsid w:val="00887582"/>
    <w:rsid w:val="0088791A"/>
    <w:rsid w:val="00890348"/>
    <w:rsid w:val="00890803"/>
    <w:rsid w:val="0089262F"/>
    <w:rsid w:val="0089319F"/>
    <w:rsid w:val="008945F5"/>
    <w:rsid w:val="008948FB"/>
    <w:rsid w:val="0089767A"/>
    <w:rsid w:val="008A5218"/>
    <w:rsid w:val="008A7BF2"/>
    <w:rsid w:val="008B0E0A"/>
    <w:rsid w:val="008B3043"/>
    <w:rsid w:val="008B36CE"/>
    <w:rsid w:val="008B4479"/>
    <w:rsid w:val="008B72F2"/>
    <w:rsid w:val="008B9B3E"/>
    <w:rsid w:val="008C2FF1"/>
    <w:rsid w:val="008C3247"/>
    <w:rsid w:val="008C3543"/>
    <w:rsid w:val="008C359D"/>
    <w:rsid w:val="008C3921"/>
    <w:rsid w:val="008C39FC"/>
    <w:rsid w:val="008C3E57"/>
    <w:rsid w:val="008C44AD"/>
    <w:rsid w:val="008C4F1C"/>
    <w:rsid w:val="008C6040"/>
    <w:rsid w:val="008C6274"/>
    <w:rsid w:val="008C66EB"/>
    <w:rsid w:val="008C7D2A"/>
    <w:rsid w:val="008D0A5A"/>
    <w:rsid w:val="008D13FE"/>
    <w:rsid w:val="008D16B4"/>
    <w:rsid w:val="008D280E"/>
    <w:rsid w:val="008D2CC9"/>
    <w:rsid w:val="008D5209"/>
    <w:rsid w:val="008D5EC5"/>
    <w:rsid w:val="008D7DEC"/>
    <w:rsid w:val="008E0DBF"/>
    <w:rsid w:val="008E1776"/>
    <w:rsid w:val="008E2592"/>
    <w:rsid w:val="008E2E1F"/>
    <w:rsid w:val="008E48EC"/>
    <w:rsid w:val="008E5289"/>
    <w:rsid w:val="008E62B8"/>
    <w:rsid w:val="008E6999"/>
    <w:rsid w:val="008E7DAC"/>
    <w:rsid w:val="008E7E7B"/>
    <w:rsid w:val="008F1280"/>
    <w:rsid w:val="008F249A"/>
    <w:rsid w:val="008F47DF"/>
    <w:rsid w:val="008F6880"/>
    <w:rsid w:val="008F7BEE"/>
    <w:rsid w:val="00900D52"/>
    <w:rsid w:val="00901AD3"/>
    <w:rsid w:val="0090277C"/>
    <w:rsid w:val="00905C89"/>
    <w:rsid w:val="0090776D"/>
    <w:rsid w:val="0091036C"/>
    <w:rsid w:val="00911C1F"/>
    <w:rsid w:val="00913139"/>
    <w:rsid w:val="0091392E"/>
    <w:rsid w:val="00913DB5"/>
    <w:rsid w:val="00914600"/>
    <w:rsid w:val="00914C6A"/>
    <w:rsid w:val="0091601E"/>
    <w:rsid w:val="009212BC"/>
    <w:rsid w:val="00921634"/>
    <w:rsid w:val="009224A2"/>
    <w:rsid w:val="0092265B"/>
    <w:rsid w:val="00922695"/>
    <w:rsid w:val="009227F9"/>
    <w:rsid w:val="009241A0"/>
    <w:rsid w:val="00924750"/>
    <w:rsid w:val="009249D0"/>
    <w:rsid w:val="009254B9"/>
    <w:rsid w:val="00925757"/>
    <w:rsid w:val="00925ED4"/>
    <w:rsid w:val="0092652D"/>
    <w:rsid w:val="00927EF4"/>
    <w:rsid w:val="009302B6"/>
    <w:rsid w:val="0093157F"/>
    <w:rsid w:val="00931866"/>
    <w:rsid w:val="009319C4"/>
    <w:rsid w:val="00933E0F"/>
    <w:rsid w:val="0093479A"/>
    <w:rsid w:val="00934FAA"/>
    <w:rsid w:val="00936993"/>
    <w:rsid w:val="00940182"/>
    <w:rsid w:val="00940249"/>
    <w:rsid w:val="00940466"/>
    <w:rsid w:val="00940833"/>
    <w:rsid w:val="00941295"/>
    <w:rsid w:val="009412D1"/>
    <w:rsid w:val="009412FE"/>
    <w:rsid w:val="00944FC9"/>
    <w:rsid w:val="0094600B"/>
    <w:rsid w:val="00946F79"/>
    <w:rsid w:val="009471EA"/>
    <w:rsid w:val="00950C89"/>
    <w:rsid w:val="009520D8"/>
    <w:rsid w:val="009537FA"/>
    <w:rsid w:val="0095394C"/>
    <w:rsid w:val="009553C3"/>
    <w:rsid w:val="00963343"/>
    <w:rsid w:val="00963ED4"/>
    <w:rsid w:val="00964D69"/>
    <w:rsid w:val="00964E1C"/>
    <w:rsid w:val="00966A29"/>
    <w:rsid w:val="00970134"/>
    <w:rsid w:val="00972D31"/>
    <w:rsid w:val="00972D9A"/>
    <w:rsid w:val="0097325F"/>
    <w:rsid w:val="009742DA"/>
    <w:rsid w:val="009771EA"/>
    <w:rsid w:val="00980C22"/>
    <w:rsid w:val="00982F42"/>
    <w:rsid w:val="00983E40"/>
    <w:rsid w:val="009845CD"/>
    <w:rsid w:val="00990367"/>
    <w:rsid w:val="0099075C"/>
    <w:rsid w:val="00990955"/>
    <w:rsid w:val="009933B6"/>
    <w:rsid w:val="00994D92"/>
    <w:rsid w:val="0099509F"/>
    <w:rsid w:val="009951B8"/>
    <w:rsid w:val="00995AC4"/>
    <w:rsid w:val="00995E84"/>
    <w:rsid w:val="00996E85"/>
    <w:rsid w:val="00997240"/>
    <w:rsid w:val="009979EC"/>
    <w:rsid w:val="009A0273"/>
    <w:rsid w:val="009A1F58"/>
    <w:rsid w:val="009A26E1"/>
    <w:rsid w:val="009A4247"/>
    <w:rsid w:val="009A4B70"/>
    <w:rsid w:val="009A4CE4"/>
    <w:rsid w:val="009A50D3"/>
    <w:rsid w:val="009B1292"/>
    <w:rsid w:val="009B2393"/>
    <w:rsid w:val="009B2D4A"/>
    <w:rsid w:val="009B3071"/>
    <w:rsid w:val="009B3609"/>
    <w:rsid w:val="009B3838"/>
    <w:rsid w:val="009B3CB3"/>
    <w:rsid w:val="009B3E39"/>
    <w:rsid w:val="009B408F"/>
    <w:rsid w:val="009B64E3"/>
    <w:rsid w:val="009C06B7"/>
    <w:rsid w:val="009C0E1B"/>
    <w:rsid w:val="009C16CA"/>
    <w:rsid w:val="009C75EB"/>
    <w:rsid w:val="009C76F0"/>
    <w:rsid w:val="009D0C45"/>
    <w:rsid w:val="009D164B"/>
    <w:rsid w:val="009D209C"/>
    <w:rsid w:val="009D2532"/>
    <w:rsid w:val="009D3B3F"/>
    <w:rsid w:val="009D47C4"/>
    <w:rsid w:val="009D588E"/>
    <w:rsid w:val="009E016C"/>
    <w:rsid w:val="009E03F2"/>
    <w:rsid w:val="009E04BC"/>
    <w:rsid w:val="009E0BE8"/>
    <w:rsid w:val="009E151F"/>
    <w:rsid w:val="009E2AFF"/>
    <w:rsid w:val="009E45E3"/>
    <w:rsid w:val="009E5294"/>
    <w:rsid w:val="009E6120"/>
    <w:rsid w:val="009E68D9"/>
    <w:rsid w:val="009E7910"/>
    <w:rsid w:val="009F07EA"/>
    <w:rsid w:val="009F0BB6"/>
    <w:rsid w:val="009F2C2A"/>
    <w:rsid w:val="009F31EF"/>
    <w:rsid w:val="009F3DEE"/>
    <w:rsid w:val="009F4353"/>
    <w:rsid w:val="009F576B"/>
    <w:rsid w:val="009F61A0"/>
    <w:rsid w:val="009F6F6B"/>
    <w:rsid w:val="00A00023"/>
    <w:rsid w:val="00A02180"/>
    <w:rsid w:val="00A038BF"/>
    <w:rsid w:val="00A05C8B"/>
    <w:rsid w:val="00A111B2"/>
    <w:rsid w:val="00A1131A"/>
    <w:rsid w:val="00A11A46"/>
    <w:rsid w:val="00A123DC"/>
    <w:rsid w:val="00A1252F"/>
    <w:rsid w:val="00A16C87"/>
    <w:rsid w:val="00A17676"/>
    <w:rsid w:val="00A177AA"/>
    <w:rsid w:val="00A17A10"/>
    <w:rsid w:val="00A17A48"/>
    <w:rsid w:val="00A207AE"/>
    <w:rsid w:val="00A22D03"/>
    <w:rsid w:val="00A23699"/>
    <w:rsid w:val="00A24DC5"/>
    <w:rsid w:val="00A27E63"/>
    <w:rsid w:val="00A330FD"/>
    <w:rsid w:val="00A334B0"/>
    <w:rsid w:val="00A34C34"/>
    <w:rsid w:val="00A36009"/>
    <w:rsid w:val="00A36D59"/>
    <w:rsid w:val="00A37FAF"/>
    <w:rsid w:val="00A40260"/>
    <w:rsid w:val="00A4096A"/>
    <w:rsid w:val="00A410B0"/>
    <w:rsid w:val="00A41FB7"/>
    <w:rsid w:val="00A42445"/>
    <w:rsid w:val="00A44E24"/>
    <w:rsid w:val="00A455AA"/>
    <w:rsid w:val="00A4598A"/>
    <w:rsid w:val="00A46F5F"/>
    <w:rsid w:val="00A47084"/>
    <w:rsid w:val="00A4749E"/>
    <w:rsid w:val="00A47F3B"/>
    <w:rsid w:val="00A501E7"/>
    <w:rsid w:val="00A513D9"/>
    <w:rsid w:val="00A51526"/>
    <w:rsid w:val="00A515F5"/>
    <w:rsid w:val="00A52AA2"/>
    <w:rsid w:val="00A52BD5"/>
    <w:rsid w:val="00A5458B"/>
    <w:rsid w:val="00A55E46"/>
    <w:rsid w:val="00A56858"/>
    <w:rsid w:val="00A570C4"/>
    <w:rsid w:val="00A57A42"/>
    <w:rsid w:val="00A57F35"/>
    <w:rsid w:val="00A607C4"/>
    <w:rsid w:val="00A61154"/>
    <w:rsid w:val="00A61516"/>
    <w:rsid w:val="00A6291A"/>
    <w:rsid w:val="00A62B12"/>
    <w:rsid w:val="00A667E0"/>
    <w:rsid w:val="00A67796"/>
    <w:rsid w:val="00A73768"/>
    <w:rsid w:val="00A7671F"/>
    <w:rsid w:val="00A80565"/>
    <w:rsid w:val="00A805DE"/>
    <w:rsid w:val="00A80836"/>
    <w:rsid w:val="00A817B9"/>
    <w:rsid w:val="00A8197C"/>
    <w:rsid w:val="00A837E9"/>
    <w:rsid w:val="00A83DCA"/>
    <w:rsid w:val="00A8445B"/>
    <w:rsid w:val="00A849BE"/>
    <w:rsid w:val="00A852D6"/>
    <w:rsid w:val="00A85580"/>
    <w:rsid w:val="00A9007A"/>
    <w:rsid w:val="00A90D74"/>
    <w:rsid w:val="00A91591"/>
    <w:rsid w:val="00A91F74"/>
    <w:rsid w:val="00A92744"/>
    <w:rsid w:val="00A94CF0"/>
    <w:rsid w:val="00A950A1"/>
    <w:rsid w:val="00A9530E"/>
    <w:rsid w:val="00A9609C"/>
    <w:rsid w:val="00AA0D71"/>
    <w:rsid w:val="00AA1AAA"/>
    <w:rsid w:val="00AA22F5"/>
    <w:rsid w:val="00AA28D8"/>
    <w:rsid w:val="00AA293C"/>
    <w:rsid w:val="00AA697E"/>
    <w:rsid w:val="00AB18DF"/>
    <w:rsid w:val="00AB2BFA"/>
    <w:rsid w:val="00AB48E4"/>
    <w:rsid w:val="00AB55DB"/>
    <w:rsid w:val="00AB7E50"/>
    <w:rsid w:val="00AC0575"/>
    <w:rsid w:val="00AC3552"/>
    <w:rsid w:val="00AC47DA"/>
    <w:rsid w:val="00AC69C3"/>
    <w:rsid w:val="00AC7AC9"/>
    <w:rsid w:val="00AD0155"/>
    <w:rsid w:val="00AD0502"/>
    <w:rsid w:val="00AD1A33"/>
    <w:rsid w:val="00AD2134"/>
    <w:rsid w:val="00AD2EF6"/>
    <w:rsid w:val="00AD3436"/>
    <w:rsid w:val="00AD4437"/>
    <w:rsid w:val="00AD449C"/>
    <w:rsid w:val="00AE3368"/>
    <w:rsid w:val="00AE3EBC"/>
    <w:rsid w:val="00AE6A3B"/>
    <w:rsid w:val="00AE730F"/>
    <w:rsid w:val="00AF0475"/>
    <w:rsid w:val="00AF1E82"/>
    <w:rsid w:val="00AF2ABD"/>
    <w:rsid w:val="00AF3990"/>
    <w:rsid w:val="00AF50FE"/>
    <w:rsid w:val="00AF6BB5"/>
    <w:rsid w:val="00B012C1"/>
    <w:rsid w:val="00B0225D"/>
    <w:rsid w:val="00B026BA"/>
    <w:rsid w:val="00B0330C"/>
    <w:rsid w:val="00B05050"/>
    <w:rsid w:val="00B05242"/>
    <w:rsid w:val="00B061C2"/>
    <w:rsid w:val="00B0668E"/>
    <w:rsid w:val="00B0672F"/>
    <w:rsid w:val="00B110F6"/>
    <w:rsid w:val="00B12326"/>
    <w:rsid w:val="00B12EC5"/>
    <w:rsid w:val="00B1302B"/>
    <w:rsid w:val="00B1436E"/>
    <w:rsid w:val="00B143B6"/>
    <w:rsid w:val="00B1490C"/>
    <w:rsid w:val="00B174ED"/>
    <w:rsid w:val="00B21712"/>
    <w:rsid w:val="00B21FEF"/>
    <w:rsid w:val="00B22022"/>
    <w:rsid w:val="00B22AB5"/>
    <w:rsid w:val="00B23EA2"/>
    <w:rsid w:val="00B24BD0"/>
    <w:rsid w:val="00B259AC"/>
    <w:rsid w:val="00B25AA2"/>
    <w:rsid w:val="00B25F2A"/>
    <w:rsid w:val="00B317CD"/>
    <w:rsid w:val="00B31A67"/>
    <w:rsid w:val="00B32754"/>
    <w:rsid w:val="00B32D5D"/>
    <w:rsid w:val="00B4174D"/>
    <w:rsid w:val="00B42591"/>
    <w:rsid w:val="00B4427A"/>
    <w:rsid w:val="00B446DD"/>
    <w:rsid w:val="00B44768"/>
    <w:rsid w:val="00B45C01"/>
    <w:rsid w:val="00B46D5C"/>
    <w:rsid w:val="00B47050"/>
    <w:rsid w:val="00B474CA"/>
    <w:rsid w:val="00B50A9A"/>
    <w:rsid w:val="00B51CE0"/>
    <w:rsid w:val="00B5386D"/>
    <w:rsid w:val="00B551F1"/>
    <w:rsid w:val="00B55453"/>
    <w:rsid w:val="00B55485"/>
    <w:rsid w:val="00B55F72"/>
    <w:rsid w:val="00B567EE"/>
    <w:rsid w:val="00B56AE6"/>
    <w:rsid w:val="00B56F56"/>
    <w:rsid w:val="00B60BA0"/>
    <w:rsid w:val="00B60BBC"/>
    <w:rsid w:val="00B60BEB"/>
    <w:rsid w:val="00B61068"/>
    <w:rsid w:val="00B61985"/>
    <w:rsid w:val="00B61CB6"/>
    <w:rsid w:val="00B61EE8"/>
    <w:rsid w:val="00B63A5D"/>
    <w:rsid w:val="00B67105"/>
    <w:rsid w:val="00B67F44"/>
    <w:rsid w:val="00B70050"/>
    <w:rsid w:val="00B711B3"/>
    <w:rsid w:val="00B71324"/>
    <w:rsid w:val="00B71C5D"/>
    <w:rsid w:val="00B73079"/>
    <w:rsid w:val="00B73162"/>
    <w:rsid w:val="00B73FBA"/>
    <w:rsid w:val="00B758A6"/>
    <w:rsid w:val="00B7703F"/>
    <w:rsid w:val="00B8014C"/>
    <w:rsid w:val="00B83B74"/>
    <w:rsid w:val="00B874B1"/>
    <w:rsid w:val="00B90876"/>
    <w:rsid w:val="00B90D17"/>
    <w:rsid w:val="00B916FC"/>
    <w:rsid w:val="00B93DE9"/>
    <w:rsid w:val="00B9424F"/>
    <w:rsid w:val="00B9482D"/>
    <w:rsid w:val="00B97047"/>
    <w:rsid w:val="00BA0991"/>
    <w:rsid w:val="00BA0BD5"/>
    <w:rsid w:val="00BA0CB9"/>
    <w:rsid w:val="00BA151F"/>
    <w:rsid w:val="00BA1C5C"/>
    <w:rsid w:val="00BA1E28"/>
    <w:rsid w:val="00BA2367"/>
    <w:rsid w:val="00BA3E76"/>
    <w:rsid w:val="00BA4D5B"/>
    <w:rsid w:val="00BA6439"/>
    <w:rsid w:val="00BA672D"/>
    <w:rsid w:val="00BA7165"/>
    <w:rsid w:val="00BA72E3"/>
    <w:rsid w:val="00BA742A"/>
    <w:rsid w:val="00BA7A35"/>
    <w:rsid w:val="00BA7AB5"/>
    <w:rsid w:val="00BB1FD1"/>
    <w:rsid w:val="00BB2820"/>
    <w:rsid w:val="00BB2FFE"/>
    <w:rsid w:val="00BB38AB"/>
    <w:rsid w:val="00BB3C4E"/>
    <w:rsid w:val="00BB6D0B"/>
    <w:rsid w:val="00BC0CD6"/>
    <w:rsid w:val="00BC184E"/>
    <w:rsid w:val="00BC2945"/>
    <w:rsid w:val="00BC3105"/>
    <w:rsid w:val="00BC36F3"/>
    <w:rsid w:val="00BC3795"/>
    <w:rsid w:val="00BC4517"/>
    <w:rsid w:val="00BC5723"/>
    <w:rsid w:val="00BC5DDF"/>
    <w:rsid w:val="00BC624F"/>
    <w:rsid w:val="00BC67DD"/>
    <w:rsid w:val="00BD0459"/>
    <w:rsid w:val="00BD0B06"/>
    <w:rsid w:val="00BD190E"/>
    <w:rsid w:val="00BD3203"/>
    <w:rsid w:val="00BD3C2A"/>
    <w:rsid w:val="00BD3E87"/>
    <w:rsid w:val="00BD46A1"/>
    <w:rsid w:val="00BD487A"/>
    <w:rsid w:val="00BD4DB2"/>
    <w:rsid w:val="00BD5987"/>
    <w:rsid w:val="00BD7F49"/>
    <w:rsid w:val="00BE2387"/>
    <w:rsid w:val="00BE2CA6"/>
    <w:rsid w:val="00BE2E6D"/>
    <w:rsid w:val="00BE3F3C"/>
    <w:rsid w:val="00BE642B"/>
    <w:rsid w:val="00BE6E1C"/>
    <w:rsid w:val="00BE7EB1"/>
    <w:rsid w:val="00BF1007"/>
    <w:rsid w:val="00BF1A28"/>
    <w:rsid w:val="00BF240B"/>
    <w:rsid w:val="00BF2DFD"/>
    <w:rsid w:val="00BF318D"/>
    <w:rsid w:val="00BF3B99"/>
    <w:rsid w:val="00BF4A08"/>
    <w:rsid w:val="00BF4C5F"/>
    <w:rsid w:val="00BF60E7"/>
    <w:rsid w:val="00BF64BC"/>
    <w:rsid w:val="00BF74E4"/>
    <w:rsid w:val="00BF7960"/>
    <w:rsid w:val="00BF7D14"/>
    <w:rsid w:val="00C02CF3"/>
    <w:rsid w:val="00C0358B"/>
    <w:rsid w:val="00C03C36"/>
    <w:rsid w:val="00C03F2B"/>
    <w:rsid w:val="00C04A19"/>
    <w:rsid w:val="00C06019"/>
    <w:rsid w:val="00C06A9E"/>
    <w:rsid w:val="00C07041"/>
    <w:rsid w:val="00C07953"/>
    <w:rsid w:val="00C1018A"/>
    <w:rsid w:val="00C12AEE"/>
    <w:rsid w:val="00C12ED0"/>
    <w:rsid w:val="00C14CCE"/>
    <w:rsid w:val="00C1727F"/>
    <w:rsid w:val="00C17337"/>
    <w:rsid w:val="00C22ABA"/>
    <w:rsid w:val="00C24720"/>
    <w:rsid w:val="00C24733"/>
    <w:rsid w:val="00C24C30"/>
    <w:rsid w:val="00C262AE"/>
    <w:rsid w:val="00C300EC"/>
    <w:rsid w:val="00C3142C"/>
    <w:rsid w:val="00C32244"/>
    <w:rsid w:val="00C32296"/>
    <w:rsid w:val="00C33474"/>
    <w:rsid w:val="00C33995"/>
    <w:rsid w:val="00C33B1A"/>
    <w:rsid w:val="00C34787"/>
    <w:rsid w:val="00C35D41"/>
    <w:rsid w:val="00C364D1"/>
    <w:rsid w:val="00C40583"/>
    <w:rsid w:val="00C409B9"/>
    <w:rsid w:val="00C4118D"/>
    <w:rsid w:val="00C41DFB"/>
    <w:rsid w:val="00C424C3"/>
    <w:rsid w:val="00C4255C"/>
    <w:rsid w:val="00C42E76"/>
    <w:rsid w:val="00C4525A"/>
    <w:rsid w:val="00C468D5"/>
    <w:rsid w:val="00C4797E"/>
    <w:rsid w:val="00C479A8"/>
    <w:rsid w:val="00C5190C"/>
    <w:rsid w:val="00C51E1D"/>
    <w:rsid w:val="00C51E61"/>
    <w:rsid w:val="00C52AAB"/>
    <w:rsid w:val="00C52ED5"/>
    <w:rsid w:val="00C53E3D"/>
    <w:rsid w:val="00C53E71"/>
    <w:rsid w:val="00C540EB"/>
    <w:rsid w:val="00C57E4F"/>
    <w:rsid w:val="00C6282D"/>
    <w:rsid w:val="00C63C4E"/>
    <w:rsid w:val="00C651DE"/>
    <w:rsid w:val="00C65406"/>
    <w:rsid w:val="00C66EDB"/>
    <w:rsid w:val="00C678E7"/>
    <w:rsid w:val="00C67B1E"/>
    <w:rsid w:val="00C7062E"/>
    <w:rsid w:val="00C71630"/>
    <w:rsid w:val="00C724CE"/>
    <w:rsid w:val="00C732E7"/>
    <w:rsid w:val="00C733C2"/>
    <w:rsid w:val="00C7362D"/>
    <w:rsid w:val="00C74E55"/>
    <w:rsid w:val="00C75712"/>
    <w:rsid w:val="00C76440"/>
    <w:rsid w:val="00C77092"/>
    <w:rsid w:val="00C7737F"/>
    <w:rsid w:val="00C778D5"/>
    <w:rsid w:val="00C82627"/>
    <w:rsid w:val="00C82B44"/>
    <w:rsid w:val="00C831AA"/>
    <w:rsid w:val="00C84D8E"/>
    <w:rsid w:val="00C856BB"/>
    <w:rsid w:val="00C86032"/>
    <w:rsid w:val="00C86CCB"/>
    <w:rsid w:val="00C86DCA"/>
    <w:rsid w:val="00C8779E"/>
    <w:rsid w:val="00C903A4"/>
    <w:rsid w:val="00C9118D"/>
    <w:rsid w:val="00C936AF"/>
    <w:rsid w:val="00C94BE5"/>
    <w:rsid w:val="00CA009A"/>
    <w:rsid w:val="00CA1035"/>
    <w:rsid w:val="00CA1CF3"/>
    <w:rsid w:val="00CA22DF"/>
    <w:rsid w:val="00CA2A93"/>
    <w:rsid w:val="00CA4A73"/>
    <w:rsid w:val="00CA6F21"/>
    <w:rsid w:val="00CA704F"/>
    <w:rsid w:val="00CA7670"/>
    <w:rsid w:val="00CB0FC0"/>
    <w:rsid w:val="00CB1136"/>
    <w:rsid w:val="00CB190F"/>
    <w:rsid w:val="00CB346C"/>
    <w:rsid w:val="00CB6165"/>
    <w:rsid w:val="00CB6525"/>
    <w:rsid w:val="00CB67B4"/>
    <w:rsid w:val="00CB6E27"/>
    <w:rsid w:val="00CB70E8"/>
    <w:rsid w:val="00CC066E"/>
    <w:rsid w:val="00CC0B68"/>
    <w:rsid w:val="00CC0BB1"/>
    <w:rsid w:val="00CC144B"/>
    <w:rsid w:val="00CC1F6A"/>
    <w:rsid w:val="00CC207F"/>
    <w:rsid w:val="00CC24B4"/>
    <w:rsid w:val="00CC2EB8"/>
    <w:rsid w:val="00CC756B"/>
    <w:rsid w:val="00CC76A0"/>
    <w:rsid w:val="00CC780A"/>
    <w:rsid w:val="00CD07C3"/>
    <w:rsid w:val="00CD1E69"/>
    <w:rsid w:val="00CD50C0"/>
    <w:rsid w:val="00CD55AA"/>
    <w:rsid w:val="00CD6D4A"/>
    <w:rsid w:val="00CE07B8"/>
    <w:rsid w:val="00CE0FF8"/>
    <w:rsid w:val="00CE14AF"/>
    <w:rsid w:val="00CE18BA"/>
    <w:rsid w:val="00CE5DDD"/>
    <w:rsid w:val="00CE7C87"/>
    <w:rsid w:val="00CECA0E"/>
    <w:rsid w:val="00CF087B"/>
    <w:rsid w:val="00CF3A7C"/>
    <w:rsid w:val="00CF3D95"/>
    <w:rsid w:val="00CF3DC3"/>
    <w:rsid w:val="00CF6807"/>
    <w:rsid w:val="00CF79C1"/>
    <w:rsid w:val="00D007BC"/>
    <w:rsid w:val="00D017C8"/>
    <w:rsid w:val="00D02F05"/>
    <w:rsid w:val="00D05534"/>
    <w:rsid w:val="00D05998"/>
    <w:rsid w:val="00D06146"/>
    <w:rsid w:val="00D0661B"/>
    <w:rsid w:val="00D0676A"/>
    <w:rsid w:val="00D075D9"/>
    <w:rsid w:val="00D1016B"/>
    <w:rsid w:val="00D108FD"/>
    <w:rsid w:val="00D11539"/>
    <w:rsid w:val="00D11E22"/>
    <w:rsid w:val="00D13579"/>
    <w:rsid w:val="00D17145"/>
    <w:rsid w:val="00D176C1"/>
    <w:rsid w:val="00D202E5"/>
    <w:rsid w:val="00D20A40"/>
    <w:rsid w:val="00D20C2D"/>
    <w:rsid w:val="00D220BA"/>
    <w:rsid w:val="00D24D85"/>
    <w:rsid w:val="00D24EF2"/>
    <w:rsid w:val="00D277A3"/>
    <w:rsid w:val="00D27ADA"/>
    <w:rsid w:val="00D3143B"/>
    <w:rsid w:val="00D31AB9"/>
    <w:rsid w:val="00D3420C"/>
    <w:rsid w:val="00D34BB8"/>
    <w:rsid w:val="00D36943"/>
    <w:rsid w:val="00D36A7B"/>
    <w:rsid w:val="00D4005E"/>
    <w:rsid w:val="00D407E0"/>
    <w:rsid w:val="00D41818"/>
    <w:rsid w:val="00D42243"/>
    <w:rsid w:val="00D4246C"/>
    <w:rsid w:val="00D43BB1"/>
    <w:rsid w:val="00D43F21"/>
    <w:rsid w:val="00D43FE6"/>
    <w:rsid w:val="00D4424D"/>
    <w:rsid w:val="00D462F7"/>
    <w:rsid w:val="00D47E9B"/>
    <w:rsid w:val="00D5105C"/>
    <w:rsid w:val="00D520EA"/>
    <w:rsid w:val="00D52F0A"/>
    <w:rsid w:val="00D53201"/>
    <w:rsid w:val="00D55EAF"/>
    <w:rsid w:val="00D56027"/>
    <w:rsid w:val="00D561B4"/>
    <w:rsid w:val="00D576F5"/>
    <w:rsid w:val="00D610B1"/>
    <w:rsid w:val="00D61322"/>
    <w:rsid w:val="00D6188D"/>
    <w:rsid w:val="00D638C4"/>
    <w:rsid w:val="00D64437"/>
    <w:rsid w:val="00D64BDE"/>
    <w:rsid w:val="00D65B48"/>
    <w:rsid w:val="00D663C8"/>
    <w:rsid w:val="00D66B37"/>
    <w:rsid w:val="00D677EE"/>
    <w:rsid w:val="00D67E10"/>
    <w:rsid w:val="00D67F1D"/>
    <w:rsid w:val="00D7078F"/>
    <w:rsid w:val="00D70A08"/>
    <w:rsid w:val="00D71AA1"/>
    <w:rsid w:val="00D720BD"/>
    <w:rsid w:val="00D752CA"/>
    <w:rsid w:val="00D75641"/>
    <w:rsid w:val="00D77190"/>
    <w:rsid w:val="00D809E8"/>
    <w:rsid w:val="00D832F8"/>
    <w:rsid w:val="00D8449E"/>
    <w:rsid w:val="00D84995"/>
    <w:rsid w:val="00D84AC2"/>
    <w:rsid w:val="00D8675A"/>
    <w:rsid w:val="00D86E01"/>
    <w:rsid w:val="00D87288"/>
    <w:rsid w:val="00D87494"/>
    <w:rsid w:val="00D9078D"/>
    <w:rsid w:val="00D92BB3"/>
    <w:rsid w:val="00D953AD"/>
    <w:rsid w:val="00D961F0"/>
    <w:rsid w:val="00D974A1"/>
    <w:rsid w:val="00D9794A"/>
    <w:rsid w:val="00D97A89"/>
    <w:rsid w:val="00DA12FA"/>
    <w:rsid w:val="00DA1434"/>
    <w:rsid w:val="00DA1A45"/>
    <w:rsid w:val="00DA2C1B"/>
    <w:rsid w:val="00DA3E79"/>
    <w:rsid w:val="00DA50B4"/>
    <w:rsid w:val="00DA5299"/>
    <w:rsid w:val="00DA7FCF"/>
    <w:rsid w:val="00DAD397"/>
    <w:rsid w:val="00DB0E11"/>
    <w:rsid w:val="00DB1172"/>
    <w:rsid w:val="00DB117F"/>
    <w:rsid w:val="00DB13A4"/>
    <w:rsid w:val="00DB21CA"/>
    <w:rsid w:val="00DB4B87"/>
    <w:rsid w:val="00DB6E32"/>
    <w:rsid w:val="00DB736F"/>
    <w:rsid w:val="00DC2603"/>
    <w:rsid w:val="00DC2837"/>
    <w:rsid w:val="00DC2A09"/>
    <w:rsid w:val="00DC2FE6"/>
    <w:rsid w:val="00DC361A"/>
    <w:rsid w:val="00DC3BC3"/>
    <w:rsid w:val="00DC44A2"/>
    <w:rsid w:val="00DC4DDB"/>
    <w:rsid w:val="00DC73F5"/>
    <w:rsid w:val="00DD0A05"/>
    <w:rsid w:val="00DD1A95"/>
    <w:rsid w:val="00DD1ED0"/>
    <w:rsid w:val="00DD1FD3"/>
    <w:rsid w:val="00DD211B"/>
    <w:rsid w:val="00DD2149"/>
    <w:rsid w:val="00DD26A4"/>
    <w:rsid w:val="00DD333A"/>
    <w:rsid w:val="00DD3FFA"/>
    <w:rsid w:val="00DD45F8"/>
    <w:rsid w:val="00DD4A8D"/>
    <w:rsid w:val="00DD585A"/>
    <w:rsid w:val="00DD7A47"/>
    <w:rsid w:val="00DE1673"/>
    <w:rsid w:val="00DE6B29"/>
    <w:rsid w:val="00DE724F"/>
    <w:rsid w:val="00DF002B"/>
    <w:rsid w:val="00DF07EB"/>
    <w:rsid w:val="00DF0B46"/>
    <w:rsid w:val="00DF0BAF"/>
    <w:rsid w:val="00DF1AAA"/>
    <w:rsid w:val="00DF22B6"/>
    <w:rsid w:val="00DF3A34"/>
    <w:rsid w:val="00DF60B0"/>
    <w:rsid w:val="00DF651D"/>
    <w:rsid w:val="00DF6BE7"/>
    <w:rsid w:val="00DF6D95"/>
    <w:rsid w:val="00DF778F"/>
    <w:rsid w:val="00DF7FF6"/>
    <w:rsid w:val="00E0040E"/>
    <w:rsid w:val="00E014F0"/>
    <w:rsid w:val="00E01815"/>
    <w:rsid w:val="00E034AF"/>
    <w:rsid w:val="00E05179"/>
    <w:rsid w:val="00E05A50"/>
    <w:rsid w:val="00E1025C"/>
    <w:rsid w:val="00E1092C"/>
    <w:rsid w:val="00E12202"/>
    <w:rsid w:val="00E12D7D"/>
    <w:rsid w:val="00E12EAD"/>
    <w:rsid w:val="00E163BB"/>
    <w:rsid w:val="00E16AC8"/>
    <w:rsid w:val="00E16C06"/>
    <w:rsid w:val="00E17392"/>
    <w:rsid w:val="00E208CB"/>
    <w:rsid w:val="00E208F6"/>
    <w:rsid w:val="00E21796"/>
    <w:rsid w:val="00E22612"/>
    <w:rsid w:val="00E23D98"/>
    <w:rsid w:val="00E23E2F"/>
    <w:rsid w:val="00E24262"/>
    <w:rsid w:val="00E270A0"/>
    <w:rsid w:val="00E2788C"/>
    <w:rsid w:val="00E278DB"/>
    <w:rsid w:val="00E31FEC"/>
    <w:rsid w:val="00E324A8"/>
    <w:rsid w:val="00E32E85"/>
    <w:rsid w:val="00E33379"/>
    <w:rsid w:val="00E35990"/>
    <w:rsid w:val="00E37459"/>
    <w:rsid w:val="00E40839"/>
    <w:rsid w:val="00E40BE3"/>
    <w:rsid w:val="00E43BC2"/>
    <w:rsid w:val="00E440AC"/>
    <w:rsid w:val="00E448DF"/>
    <w:rsid w:val="00E45836"/>
    <w:rsid w:val="00E458FA"/>
    <w:rsid w:val="00E4621A"/>
    <w:rsid w:val="00E4798D"/>
    <w:rsid w:val="00E5147E"/>
    <w:rsid w:val="00E51E34"/>
    <w:rsid w:val="00E53430"/>
    <w:rsid w:val="00E53815"/>
    <w:rsid w:val="00E60C2E"/>
    <w:rsid w:val="00E613A5"/>
    <w:rsid w:val="00E61B0D"/>
    <w:rsid w:val="00E62B8E"/>
    <w:rsid w:val="00E63173"/>
    <w:rsid w:val="00E63DC5"/>
    <w:rsid w:val="00E640C9"/>
    <w:rsid w:val="00E647D5"/>
    <w:rsid w:val="00E655EC"/>
    <w:rsid w:val="00E66895"/>
    <w:rsid w:val="00E7135D"/>
    <w:rsid w:val="00E71821"/>
    <w:rsid w:val="00E7415D"/>
    <w:rsid w:val="00E7444A"/>
    <w:rsid w:val="00E75473"/>
    <w:rsid w:val="00E7636F"/>
    <w:rsid w:val="00E7679F"/>
    <w:rsid w:val="00E770EC"/>
    <w:rsid w:val="00E771D2"/>
    <w:rsid w:val="00E8042C"/>
    <w:rsid w:val="00E80723"/>
    <w:rsid w:val="00E81730"/>
    <w:rsid w:val="00E833CF"/>
    <w:rsid w:val="00E8590D"/>
    <w:rsid w:val="00E8685F"/>
    <w:rsid w:val="00E86F0D"/>
    <w:rsid w:val="00E86FA4"/>
    <w:rsid w:val="00E87C88"/>
    <w:rsid w:val="00E87F5E"/>
    <w:rsid w:val="00E87F94"/>
    <w:rsid w:val="00E92901"/>
    <w:rsid w:val="00E92B55"/>
    <w:rsid w:val="00E92C2B"/>
    <w:rsid w:val="00E93293"/>
    <w:rsid w:val="00E937D7"/>
    <w:rsid w:val="00E93ACB"/>
    <w:rsid w:val="00E940D2"/>
    <w:rsid w:val="00E9439B"/>
    <w:rsid w:val="00E9499B"/>
    <w:rsid w:val="00E94D6E"/>
    <w:rsid w:val="00E965DF"/>
    <w:rsid w:val="00E966C5"/>
    <w:rsid w:val="00E97A5E"/>
    <w:rsid w:val="00EA0B03"/>
    <w:rsid w:val="00EA0C72"/>
    <w:rsid w:val="00EA106C"/>
    <w:rsid w:val="00EA1195"/>
    <w:rsid w:val="00EA1D83"/>
    <w:rsid w:val="00EA22C1"/>
    <w:rsid w:val="00EA4458"/>
    <w:rsid w:val="00EA5657"/>
    <w:rsid w:val="00EA7823"/>
    <w:rsid w:val="00EB07B0"/>
    <w:rsid w:val="00EB289C"/>
    <w:rsid w:val="00EB3600"/>
    <w:rsid w:val="00EB488F"/>
    <w:rsid w:val="00EB4C21"/>
    <w:rsid w:val="00EB4D79"/>
    <w:rsid w:val="00EB5DF3"/>
    <w:rsid w:val="00EB744C"/>
    <w:rsid w:val="00EB77E3"/>
    <w:rsid w:val="00EB7FC4"/>
    <w:rsid w:val="00EC006F"/>
    <w:rsid w:val="00EC1B15"/>
    <w:rsid w:val="00EC24BC"/>
    <w:rsid w:val="00EC3CF1"/>
    <w:rsid w:val="00EC5292"/>
    <w:rsid w:val="00EC5AE6"/>
    <w:rsid w:val="00EC7B2C"/>
    <w:rsid w:val="00EC7E82"/>
    <w:rsid w:val="00ED009F"/>
    <w:rsid w:val="00ED0B18"/>
    <w:rsid w:val="00ED1104"/>
    <w:rsid w:val="00ED1234"/>
    <w:rsid w:val="00ED1FE8"/>
    <w:rsid w:val="00ED31EF"/>
    <w:rsid w:val="00ED3EB9"/>
    <w:rsid w:val="00ED41C0"/>
    <w:rsid w:val="00ED4FC3"/>
    <w:rsid w:val="00ED5508"/>
    <w:rsid w:val="00ED587F"/>
    <w:rsid w:val="00ED79D8"/>
    <w:rsid w:val="00ED7A02"/>
    <w:rsid w:val="00ED7DE6"/>
    <w:rsid w:val="00EE032C"/>
    <w:rsid w:val="00EE2672"/>
    <w:rsid w:val="00EE30B8"/>
    <w:rsid w:val="00EE4C91"/>
    <w:rsid w:val="00EE4CF9"/>
    <w:rsid w:val="00EE6D4A"/>
    <w:rsid w:val="00EE7566"/>
    <w:rsid w:val="00EE7610"/>
    <w:rsid w:val="00EF03E1"/>
    <w:rsid w:val="00EF0C62"/>
    <w:rsid w:val="00EF1288"/>
    <w:rsid w:val="00EF1FA9"/>
    <w:rsid w:val="00EF297A"/>
    <w:rsid w:val="00EF31A8"/>
    <w:rsid w:val="00EF43A7"/>
    <w:rsid w:val="00EF5338"/>
    <w:rsid w:val="00EF7CDD"/>
    <w:rsid w:val="00F00964"/>
    <w:rsid w:val="00F036C8"/>
    <w:rsid w:val="00F0674F"/>
    <w:rsid w:val="00F06E0B"/>
    <w:rsid w:val="00F07383"/>
    <w:rsid w:val="00F0763B"/>
    <w:rsid w:val="00F0770C"/>
    <w:rsid w:val="00F109D4"/>
    <w:rsid w:val="00F10A2E"/>
    <w:rsid w:val="00F11FC0"/>
    <w:rsid w:val="00F12575"/>
    <w:rsid w:val="00F14248"/>
    <w:rsid w:val="00F149C0"/>
    <w:rsid w:val="00F14AC8"/>
    <w:rsid w:val="00F16157"/>
    <w:rsid w:val="00F17AC4"/>
    <w:rsid w:val="00F21145"/>
    <w:rsid w:val="00F2328F"/>
    <w:rsid w:val="00F23B84"/>
    <w:rsid w:val="00F23B8C"/>
    <w:rsid w:val="00F24DD1"/>
    <w:rsid w:val="00F26020"/>
    <w:rsid w:val="00F27761"/>
    <w:rsid w:val="00F2792E"/>
    <w:rsid w:val="00F2795E"/>
    <w:rsid w:val="00F27FDD"/>
    <w:rsid w:val="00F30625"/>
    <w:rsid w:val="00F325CF"/>
    <w:rsid w:val="00F32626"/>
    <w:rsid w:val="00F34466"/>
    <w:rsid w:val="00F34864"/>
    <w:rsid w:val="00F34CD0"/>
    <w:rsid w:val="00F36030"/>
    <w:rsid w:val="00F36D6A"/>
    <w:rsid w:val="00F402BB"/>
    <w:rsid w:val="00F403F2"/>
    <w:rsid w:val="00F412F8"/>
    <w:rsid w:val="00F41920"/>
    <w:rsid w:val="00F41AB9"/>
    <w:rsid w:val="00F42E1E"/>
    <w:rsid w:val="00F43C8B"/>
    <w:rsid w:val="00F44069"/>
    <w:rsid w:val="00F44FA5"/>
    <w:rsid w:val="00F45964"/>
    <w:rsid w:val="00F45BE0"/>
    <w:rsid w:val="00F461B4"/>
    <w:rsid w:val="00F50CEF"/>
    <w:rsid w:val="00F53279"/>
    <w:rsid w:val="00F544AE"/>
    <w:rsid w:val="00F62ADB"/>
    <w:rsid w:val="00F62B7F"/>
    <w:rsid w:val="00F63173"/>
    <w:rsid w:val="00F64E28"/>
    <w:rsid w:val="00F65DB9"/>
    <w:rsid w:val="00F65FDB"/>
    <w:rsid w:val="00F67EC9"/>
    <w:rsid w:val="00F70BAB"/>
    <w:rsid w:val="00F70BD7"/>
    <w:rsid w:val="00F7210B"/>
    <w:rsid w:val="00F72D60"/>
    <w:rsid w:val="00F72DAF"/>
    <w:rsid w:val="00F74225"/>
    <w:rsid w:val="00F74919"/>
    <w:rsid w:val="00F76503"/>
    <w:rsid w:val="00F77047"/>
    <w:rsid w:val="00F778C0"/>
    <w:rsid w:val="00F77A3A"/>
    <w:rsid w:val="00F77FFD"/>
    <w:rsid w:val="00F812C6"/>
    <w:rsid w:val="00F8461A"/>
    <w:rsid w:val="00F84979"/>
    <w:rsid w:val="00F84B06"/>
    <w:rsid w:val="00F859BF"/>
    <w:rsid w:val="00F871DD"/>
    <w:rsid w:val="00F873C7"/>
    <w:rsid w:val="00F87497"/>
    <w:rsid w:val="00F918A0"/>
    <w:rsid w:val="00F9368A"/>
    <w:rsid w:val="00F93875"/>
    <w:rsid w:val="00F97E9D"/>
    <w:rsid w:val="00FA2E94"/>
    <w:rsid w:val="00FA3D45"/>
    <w:rsid w:val="00FA65BD"/>
    <w:rsid w:val="00FA679C"/>
    <w:rsid w:val="00FB3113"/>
    <w:rsid w:val="00FB57E0"/>
    <w:rsid w:val="00FB6058"/>
    <w:rsid w:val="00FB6B9D"/>
    <w:rsid w:val="00FB73BF"/>
    <w:rsid w:val="00FC0C55"/>
    <w:rsid w:val="00FC373B"/>
    <w:rsid w:val="00FC37A2"/>
    <w:rsid w:val="00FC4350"/>
    <w:rsid w:val="00FC46A2"/>
    <w:rsid w:val="00FC4828"/>
    <w:rsid w:val="00FC6901"/>
    <w:rsid w:val="00FC6F67"/>
    <w:rsid w:val="00FC6F9D"/>
    <w:rsid w:val="00FD0240"/>
    <w:rsid w:val="00FD0355"/>
    <w:rsid w:val="00FD1C3D"/>
    <w:rsid w:val="00FD29FA"/>
    <w:rsid w:val="00FD2AF4"/>
    <w:rsid w:val="00FD426D"/>
    <w:rsid w:val="00FD4F54"/>
    <w:rsid w:val="00FD64D4"/>
    <w:rsid w:val="00FD6828"/>
    <w:rsid w:val="00FD785B"/>
    <w:rsid w:val="00FD7BC2"/>
    <w:rsid w:val="00FD7C79"/>
    <w:rsid w:val="00FE010E"/>
    <w:rsid w:val="00FE0ACD"/>
    <w:rsid w:val="00FE19A5"/>
    <w:rsid w:val="00FE5703"/>
    <w:rsid w:val="00FE60C7"/>
    <w:rsid w:val="00FE6BB3"/>
    <w:rsid w:val="00FF0C13"/>
    <w:rsid w:val="00FF0E84"/>
    <w:rsid w:val="00FF3B8E"/>
    <w:rsid w:val="00FF5A1A"/>
    <w:rsid w:val="00FF66CB"/>
    <w:rsid w:val="00FF7969"/>
    <w:rsid w:val="010B13AB"/>
    <w:rsid w:val="0137B5E4"/>
    <w:rsid w:val="0155E8A4"/>
    <w:rsid w:val="01725B4B"/>
    <w:rsid w:val="01A18B53"/>
    <w:rsid w:val="01EB4EF8"/>
    <w:rsid w:val="01F78122"/>
    <w:rsid w:val="01FABD5A"/>
    <w:rsid w:val="0212D965"/>
    <w:rsid w:val="023445F7"/>
    <w:rsid w:val="024AC572"/>
    <w:rsid w:val="025CB827"/>
    <w:rsid w:val="028E7F78"/>
    <w:rsid w:val="0298F581"/>
    <w:rsid w:val="02A23C6B"/>
    <w:rsid w:val="02A7CCA6"/>
    <w:rsid w:val="02B65A37"/>
    <w:rsid w:val="02BD4AB3"/>
    <w:rsid w:val="02E0A385"/>
    <w:rsid w:val="02E450E7"/>
    <w:rsid w:val="02F3B61D"/>
    <w:rsid w:val="02F56065"/>
    <w:rsid w:val="0316D296"/>
    <w:rsid w:val="03566253"/>
    <w:rsid w:val="035C4F9F"/>
    <w:rsid w:val="036F4E56"/>
    <w:rsid w:val="03861C48"/>
    <w:rsid w:val="038A226A"/>
    <w:rsid w:val="0392ED9C"/>
    <w:rsid w:val="03960FA2"/>
    <w:rsid w:val="039BC7DF"/>
    <w:rsid w:val="03B65F7C"/>
    <w:rsid w:val="03D54599"/>
    <w:rsid w:val="03DF52A5"/>
    <w:rsid w:val="03F3D15B"/>
    <w:rsid w:val="0423E77D"/>
    <w:rsid w:val="044D116D"/>
    <w:rsid w:val="0450D4DB"/>
    <w:rsid w:val="045A7FC1"/>
    <w:rsid w:val="0467FF73"/>
    <w:rsid w:val="04833EC1"/>
    <w:rsid w:val="049FB917"/>
    <w:rsid w:val="04CE073D"/>
    <w:rsid w:val="04CE4608"/>
    <w:rsid w:val="04D96CE3"/>
    <w:rsid w:val="04D998BA"/>
    <w:rsid w:val="04DAF866"/>
    <w:rsid w:val="04DCD120"/>
    <w:rsid w:val="04F29F8E"/>
    <w:rsid w:val="0504DD00"/>
    <w:rsid w:val="051019D5"/>
    <w:rsid w:val="051641A7"/>
    <w:rsid w:val="053A7333"/>
    <w:rsid w:val="0544AA06"/>
    <w:rsid w:val="0552A694"/>
    <w:rsid w:val="0552DFC2"/>
    <w:rsid w:val="0573366B"/>
    <w:rsid w:val="0575A936"/>
    <w:rsid w:val="059DF95B"/>
    <w:rsid w:val="059F3EB0"/>
    <w:rsid w:val="05A85B9D"/>
    <w:rsid w:val="05F21E6D"/>
    <w:rsid w:val="05F2AACB"/>
    <w:rsid w:val="05F72C05"/>
    <w:rsid w:val="06132484"/>
    <w:rsid w:val="0613A8DF"/>
    <w:rsid w:val="062D31E8"/>
    <w:rsid w:val="062D5C88"/>
    <w:rsid w:val="064F5886"/>
    <w:rsid w:val="065C4D25"/>
    <w:rsid w:val="06677FEB"/>
    <w:rsid w:val="067379D5"/>
    <w:rsid w:val="067474D8"/>
    <w:rsid w:val="0677E4BE"/>
    <w:rsid w:val="067845DE"/>
    <w:rsid w:val="0689D1E5"/>
    <w:rsid w:val="068A4926"/>
    <w:rsid w:val="06A45ED4"/>
    <w:rsid w:val="06B60C22"/>
    <w:rsid w:val="06C89E57"/>
    <w:rsid w:val="06D55969"/>
    <w:rsid w:val="06EECF24"/>
    <w:rsid w:val="06F8E334"/>
    <w:rsid w:val="07090271"/>
    <w:rsid w:val="0727B46A"/>
    <w:rsid w:val="07408A90"/>
    <w:rsid w:val="0752E8AD"/>
    <w:rsid w:val="076FC281"/>
    <w:rsid w:val="078D3D4D"/>
    <w:rsid w:val="078E6C87"/>
    <w:rsid w:val="0795F55C"/>
    <w:rsid w:val="07C584F6"/>
    <w:rsid w:val="07D627B9"/>
    <w:rsid w:val="07E2C3CF"/>
    <w:rsid w:val="0818DBD0"/>
    <w:rsid w:val="08426C90"/>
    <w:rsid w:val="08509B70"/>
    <w:rsid w:val="085AABE9"/>
    <w:rsid w:val="0887EC3A"/>
    <w:rsid w:val="0896DA6B"/>
    <w:rsid w:val="08AE8B00"/>
    <w:rsid w:val="08C57F3C"/>
    <w:rsid w:val="08CA6D66"/>
    <w:rsid w:val="08D56D3F"/>
    <w:rsid w:val="0919AB85"/>
    <w:rsid w:val="091A260A"/>
    <w:rsid w:val="09656BAE"/>
    <w:rsid w:val="09710C86"/>
    <w:rsid w:val="0973AA3E"/>
    <w:rsid w:val="097D9015"/>
    <w:rsid w:val="09AC92F6"/>
    <w:rsid w:val="09C025DA"/>
    <w:rsid w:val="09DC2346"/>
    <w:rsid w:val="09DFD0F5"/>
    <w:rsid w:val="09FBAA32"/>
    <w:rsid w:val="0A3042A4"/>
    <w:rsid w:val="0A34644E"/>
    <w:rsid w:val="0A73906F"/>
    <w:rsid w:val="0A82A594"/>
    <w:rsid w:val="0A8E632D"/>
    <w:rsid w:val="0A9BF66C"/>
    <w:rsid w:val="0AAB606E"/>
    <w:rsid w:val="0AB5A271"/>
    <w:rsid w:val="0AB7A9E8"/>
    <w:rsid w:val="0AE02256"/>
    <w:rsid w:val="0AE2A8B7"/>
    <w:rsid w:val="0AED0F6B"/>
    <w:rsid w:val="0AF61EBA"/>
    <w:rsid w:val="0AF845B2"/>
    <w:rsid w:val="0B0A175F"/>
    <w:rsid w:val="0B0E7836"/>
    <w:rsid w:val="0B15DC1E"/>
    <w:rsid w:val="0B33D3D2"/>
    <w:rsid w:val="0B497C78"/>
    <w:rsid w:val="0B4E354E"/>
    <w:rsid w:val="0B54F46A"/>
    <w:rsid w:val="0B59FD09"/>
    <w:rsid w:val="0B6B75BA"/>
    <w:rsid w:val="0B7BCEC5"/>
    <w:rsid w:val="0B83EF7D"/>
    <w:rsid w:val="0B8575AB"/>
    <w:rsid w:val="0B871994"/>
    <w:rsid w:val="0B9F56E0"/>
    <w:rsid w:val="0BA74987"/>
    <w:rsid w:val="0BA89977"/>
    <w:rsid w:val="0BB2CA1D"/>
    <w:rsid w:val="0BBF4E17"/>
    <w:rsid w:val="0BBF5E43"/>
    <w:rsid w:val="0BC84737"/>
    <w:rsid w:val="0BD9A049"/>
    <w:rsid w:val="0BE6B951"/>
    <w:rsid w:val="0BF49522"/>
    <w:rsid w:val="0BFF1B38"/>
    <w:rsid w:val="0C111DCA"/>
    <w:rsid w:val="0C1B9B61"/>
    <w:rsid w:val="0C1EF427"/>
    <w:rsid w:val="0C3331B4"/>
    <w:rsid w:val="0C5207D3"/>
    <w:rsid w:val="0C6C1964"/>
    <w:rsid w:val="0C7862F1"/>
    <w:rsid w:val="0C7B440E"/>
    <w:rsid w:val="0C8FE1FD"/>
    <w:rsid w:val="0CA88713"/>
    <w:rsid w:val="0CC0C398"/>
    <w:rsid w:val="0CC707E1"/>
    <w:rsid w:val="0CDE4A71"/>
    <w:rsid w:val="0CF894FF"/>
    <w:rsid w:val="0D01325B"/>
    <w:rsid w:val="0D2730B0"/>
    <w:rsid w:val="0D4442A0"/>
    <w:rsid w:val="0D523158"/>
    <w:rsid w:val="0D650EF7"/>
    <w:rsid w:val="0D7E30A9"/>
    <w:rsid w:val="0D8B289E"/>
    <w:rsid w:val="0DBB9D0A"/>
    <w:rsid w:val="0DBBD5CB"/>
    <w:rsid w:val="0DED805B"/>
    <w:rsid w:val="0E08BAB4"/>
    <w:rsid w:val="0E0FB8BB"/>
    <w:rsid w:val="0E11D561"/>
    <w:rsid w:val="0E1D9C8E"/>
    <w:rsid w:val="0E2434B8"/>
    <w:rsid w:val="0E3AA920"/>
    <w:rsid w:val="0E44F30A"/>
    <w:rsid w:val="0E49C109"/>
    <w:rsid w:val="0E88A319"/>
    <w:rsid w:val="0E995641"/>
    <w:rsid w:val="0E9C8E97"/>
    <w:rsid w:val="0EA82410"/>
    <w:rsid w:val="0EBCA833"/>
    <w:rsid w:val="0ED22EC7"/>
    <w:rsid w:val="0EDDE7A6"/>
    <w:rsid w:val="0EE21A24"/>
    <w:rsid w:val="0EE52FBF"/>
    <w:rsid w:val="0EE58636"/>
    <w:rsid w:val="0F255E81"/>
    <w:rsid w:val="0F55F133"/>
    <w:rsid w:val="0F5CC76E"/>
    <w:rsid w:val="0F66A0DA"/>
    <w:rsid w:val="0F6C55DC"/>
    <w:rsid w:val="0F7B5D3B"/>
    <w:rsid w:val="0F898500"/>
    <w:rsid w:val="0FA4DD4B"/>
    <w:rsid w:val="0FAFDE49"/>
    <w:rsid w:val="0FB8F7CE"/>
    <w:rsid w:val="0FBBCA64"/>
    <w:rsid w:val="0FC18E66"/>
    <w:rsid w:val="0FDFEAD7"/>
    <w:rsid w:val="0FE9C102"/>
    <w:rsid w:val="0FEEC598"/>
    <w:rsid w:val="0FF59112"/>
    <w:rsid w:val="100B87FD"/>
    <w:rsid w:val="105155E9"/>
    <w:rsid w:val="10668C87"/>
    <w:rsid w:val="1083A411"/>
    <w:rsid w:val="108DD23B"/>
    <w:rsid w:val="10959195"/>
    <w:rsid w:val="10BB93AC"/>
    <w:rsid w:val="10C602CE"/>
    <w:rsid w:val="10C63ABD"/>
    <w:rsid w:val="10E91338"/>
    <w:rsid w:val="1119EB41"/>
    <w:rsid w:val="111C241B"/>
    <w:rsid w:val="111CBD7B"/>
    <w:rsid w:val="11271855"/>
    <w:rsid w:val="1130ED14"/>
    <w:rsid w:val="11343B57"/>
    <w:rsid w:val="1138713A"/>
    <w:rsid w:val="11438FB0"/>
    <w:rsid w:val="11729E6F"/>
    <w:rsid w:val="1181C106"/>
    <w:rsid w:val="11A38893"/>
    <w:rsid w:val="11A99DF8"/>
    <w:rsid w:val="123EF105"/>
    <w:rsid w:val="1261170A"/>
    <w:rsid w:val="12615DB6"/>
    <w:rsid w:val="12629BEE"/>
    <w:rsid w:val="126E0652"/>
    <w:rsid w:val="1278D0BA"/>
    <w:rsid w:val="1279D913"/>
    <w:rsid w:val="12826EA6"/>
    <w:rsid w:val="128B64CC"/>
    <w:rsid w:val="12B0893C"/>
    <w:rsid w:val="12CBEE2E"/>
    <w:rsid w:val="12CC9443"/>
    <w:rsid w:val="12E330C8"/>
    <w:rsid w:val="12E7301C"/>
    <w:rsid w:val="12F66D9D"/>
    <w:rsid w:val="1316C49D"/>
    <w:rsid w:val="1337ABF8"/>
    <w:rsid w:val="134106DE"/>
    <w:rsid w:val="1346F634"/>
    <w:rsid w:val="13511673"/>
    <w:rsid w:val="13583147"/>
    <w:rsid w:val="1358AEDC"/>
    <w:rsid w:val="1360BFA0"/>
    <w:rsid w:val="1381AFEA"/>
    <w:rsid w:val="13DEE504"/>
    <w:rsid w:val="13E6B20A"/>
    <w:rsid w:val="141B4600"/>
    <w:rsid w:val="1439642B"/>
    <w:rsid w:val="143FE6AD"/>
    <w:rsid w:val="149BC00A"/>
    <w:rsid w:val="14A088E9"/>
    <w:rsid w:val="14A8F924"/>
    <w:rsid w:val="14AB3AB5"/>
    <w:rsid w:val="14B0D920"/>
    <w:rsid w:val="14B2C40B"/>
    <w:rsid w:val="14E6B4C3"/>
    <w:rsid w:val="14E7BF8D"/>
    <w:rsid w:val="14F34938"/>
    <w:rsid w:val="15044694"/>
    <w:rsid w:val="15244E94"/>
    <w:rsid w:val="153702B1"/>
    <w:rsid w:val="1538209F"/>
    <w:rsid w:val="1567FC08"/>
    <w:rsid w:val="1571323D"/>
    <w:rsid w:val="15732535"/>
    <w:rsid w:val="159B34BF"/>
    <w:rsid w:val="15ABBC32"/>
    <w:rsid w:val="15C45967"/>
    <w:rsid w:val="15C70E62"/>
    <w:rsid w:val="15DF9B35"/>
    <w:rsid w:val="15E48AE7"/>
    <w:rsid w:val="15F741CB"/>
    <w:rsid w:val="1626EBAF"/>
    <w:rsid w:val="1631DDA1"/>
    <w:rsid w:val="16444253"/>
    <w:rsid w:val="16672C11"/>
    <w:rsid w:val="1667D208"/>
    <w:rsid w:val="16894D6A"/>
    <w:rsid w:val="1698B59A"/>
    <w:rsid w:val="16993F9A"/>
    <w:rsid w:val="169D95B1"/>
    <w:rsid w:val="16BD27BE"/>
    <w:rsid w:val="16CF6753"/>
    <w:rsid w:val="16D9185C"/>
    <w:rsid w:val="16FDE1FA"/>
    <w:rsid w:val="172997ED"/>
    <w:rsid w:val="172BC1C6"/>
    <w:rsid w:val="176511DC"/>
    <w:rsid w:val="1781E9C7"/>
    <w:rsid w:val="1787DB73"/>
    <w:rsid w:val="178BE379"/>
    <w:rsid w:val="17C27284"/>
    <w:rsid w:val="17D7E2A2"/>
    <w:rsid w:val="17E86312"/>
    <w:rsid w:val="17F34C5F"/>
    <w:rsid w:val="17FCF234"/>
    <w:rsid w:val="17FDF5C7"/>
    <w:rsid w:val="180C7133"/>
    <w:rsid w:val="1814FFA1"/>
    <w:rsid w:val="18162860"/>
    <w:rsid w:val="1817CE1B"/>
    <w:rsid w:val="1856B8E8"/>
    <w:rsid w:val="1864CFF3"/>
    <w:rsid w:val="1885DB0C"/>
    <w:rsid w:val="188EF834"/>
    <w:rsid w:val="18BD9C63"/>
    <w:rsid w:val="18C9E783"/>
    <w:rsid w:val="18CD36C5"/>
    <w:rsid w:val="18D3457C"/>
    <w:rsid w:val="18F1C306"/>
    <w:rsid w:val="18F67835"/>
    <w:rsid w:val="18FFC1E7"/>
    <w:rsid w:val="191D6B0A"/>
    <w:rsid w:val="196468FA"/>
    <w:rsid w:val="19702E27"/>
    <w:rsid w:val="1979122C"/>
    <w:rsid w:val="19B8631A"/>
    <w:rsid w:val="19BAA755"/>
    <w:rsid w:val="19BCA91F"/>
    <w:rsid w:val="19C0939C"/>
    <w:rsid w:val="19C3FE33"/>
    <w:rsid w:val="19E8A8AB"/>
    <w:rsid w:val="19FB3845"/>
    <w:rsid w:val="1A29EB97"/>
    <w:rsid w:val="1A2A4D8B"/>
    <w:rsid w:val="1A38FB8E"/>
    <w:rsid w:val="1A6815B1"/>
    <w:rsid w:val="1A87043C"/>
    <w:rsid w:val="1A9D33F3"/>
    <w:rsid w:val="1AD4D694"/>
    <w:rsid w:val="1ADA0DDC"/>
    <w:rsid w:val="1AF33FF9"/>
    <w:rsid w:val="1B0466CB"/>
    <w:rsid w:val="1B06E7A5"/>
    <w:rsid w:val="1B18CC70"/>
    <w:rsid w:val="1B3BDAB1"/>
    <w:rsid w:val="1B42F5E7"/>
    <w:rsid w:val="1B4BC0E7"/>
    <w:rsid w:val="1B4C58BA"/>
    <w:rsid w:val="1B512303"/>
    <w:rsid w:val="1B54D4C3"/>
    <w:rsid w:val="1B6B9D62"/>
    <w:rsid w:val="1B97F1DB"/>
    <w:rsid w:val="1BD04A2D"/>
    <w:rsid w:val="1BD0D616"/>
    <w:rsid w:val="1BFB9DDA"/>
    <w:rsid w:val="1C029AD3"/>
    <w:rsid w:val="1C074D58"/>
    <w:rsid w:val="1C088393"/>
    <w:rsid w:val="1C1DB79B"/>
    <w:rsid w:val="1C2708FE"/>
    <w:rsid w:val="1C2F2A81"/>
    <w:rsid w:val="1C3781C4"/>
    <w:rsid w:val="1C492B0A"/>
    <w:rsid w:val="1C534813"/>
    <w:rsid w:val="1C673847"/>
    <w:rsid w:val="1C7DC095"/>
    <w:rsid w:val="1C8D1274"/>
    <w:rsid w:val="1C92FA22"/>
    <w:rsid w:val="1CA58D90"/>
    <w:rsid w:val="1CB8F23D"/>
    <w:rsid w:val="1CD7517B"/>
    <w:rsid w:val="1CD8D5D9"/>
    <w:rsid w:val="1CF48FBC"/>
    <w:rsid w:val="1D0A2A6C"/>
    <w:rsid w:val="1D0A8DC6"/>
    <w:rsid w:val="1D34EBA3"/>
    <w:rsid w:val="1D4DCA0E"/>
    <w:rsid w:val="1D616923"/>
    <w:rsid w:val="1D672503"/>
    <w:rsid w:val="1D8590B3"/>
    <w:rsid w:val="1D865646"/>
    <w:rsid w:val="1DB841C0"/>
    <w:rsid w:val="1DBB95A9"/>
    <w:rsid w:val="1DE3203B"/>
    <w:rsid w:val="1DEA0A38"/>
    <w:rsid w:val="1DEEB313"/>
    <w:rsid w:val="1E156677"/>
    <w:rsid w:val="1E1798EB"/>
    <w:rsid w:val="1E1CC3FF"/>
    <w:rsid w:val="1E2225EB"/>
    <w:rsid w:val="1E2695B2"/>
    <w:rsid w:val="1E3C24E7"/>
    <w:rsid w:val="1E3E18D1"/>
    <w:rsid w:val="1E66D873"/>
    <w:rsid w:val="1E79689B"/>
    <w:rsid w:val="1E9152E1"/>
    <w:rsid w:val="1EE4DE9D"/>
    <w:rsid w:val="1F06522F"/>
    <w:rsid w:val="1F120EA4"/>
    <w:rsid w:val="1F273485"/>
    <w:rsid w:val="1F347700"/>
    <w:rsid w:val="1F65F371"/>
    <w:rsid w:val="1F6A0518"/>
    <w:rsid w:val="1F70A475"/>
    <w:rsid w:val="1F73837B"/>
    <w:rsid w:val="1FA293D6"/>
    <w:rsid w:val="1FB7DB25"/>
    <w:rsid w:val="1FFE59B8"/>
    <w:rsid w:val="20253731"/>
    <w:rsid w:val="202B15C4"/>
    <w:rsid w:val="2048217A"/>
    <w:rsid w:val="2052263D"/>
    <w:rsid w:val="2059641E"/>
    <w:rsid w:val="20600DDD"/>
    <w:rsid w:val="2081CC3F"/>
    <w:rsid w:val="2087D722"/>
    <w:rsid w:val="209227B2"/>
    <w:rsid w:val="20A9C327"/>
    <w:rsid w:val="20D9743B"/>
    <w:rsid w:val="20DCA80D"/>
    <w:rsid w:val="20E2A829"/>
    <w:rsid w:val="20EB211D"/>
    <w:rsid w:val="20F0F28C"/>
    <w:rsid w:val="211B9771"/>
    <w:rsid w:val="2121068B"/>
    <w:rsid w:val="212866F3"/>
    <w:rsid w:val="21327A16"/>
    <w:rsid w:val="217872E0"/>
    <w:rsid w:val="217BA6B0"/>
    <w:rsid w:val="217F5244"/>
    <w:rsid w:val="218BEBB5"/>
    <w:rsid w:val="21A4BC39"/>
    <w:rsid w:val="21BD3DEA"/>
    <w:rsid w:val="21C1B91F"/>
    <w:rsid w:val="21D4419B"/>
    <w:rsid w:val="21D5BEB6"/>
    <w:rsid w:val="21E30BFF"/>
    <w:rsid w:val="22226B28"/>
    <w:rsid w:val="222CA3EC"/>
    <w:rsid w:val="22318860"/>
    <w:rsid w:val="2241CB91"/>
    <w:rsid w:val="2244D62F"/>
    <w:rsid w:val="2263F45D"/>
    <w:rsid w:val="227907A4"/>
    <w:rsid w:val="227ABA2E"/>
    <w:rsid w:val="227EE2CA"/>
    <w:rsid w:val="228E2C7A"/>
    <w:rsid w:val="22AC3224"/>
    <w:rsid w:val="22BB2919"/>
    <w:rsid w:val="22CE807A"/>
    <w:rsid w:val="22D288BA"/>
    <w:rsid w:val="22D36C69"/>
    <w:rsid w:val="22F10D7B"/>
    <w:rsid w:val="230E1202"/>
    <w:rsid w:val="2315BAA6"/>
    <w:rsid w:val="231618E5"/>
    <w:rsid w:val="233CFDB6"/>
    <w:rsid w:val="233F3ADF"/>
    <w:rsid w:val="2350BD71"/>
    <w:rsid w:val="235CE7A1"/>
    <w:rsid w:val="235E0C23"/>
    <w:rsid w:val="23668644"/>
    <w:rsid w:val="23733BDE"/>
    <w:rsid w:val="237F3BBF"/>
    <w:rsid w:val="23898EB3"/>
    <w:rsid w:val="23917A53"/>
    <w:rsid w:val="23A47255"/>
    <w:rsid w:val="23A76060"/>
    <w:rsid w:val="23DED714"/>
    <w:rsid w:val="23E2608D"/>
    <w:rsid w:val="23E3A8C2"/>
    <w:rsid w:val="23EAF9C4"/>
    <w:rsid w:val="24022577"/>
    <w:rsid w:val="240C9E33"/>
    <w:rsid w:val="240F73DC"/>
    <w:rsid w:val="24291377"/>
    <w:rsid w:val="243FB43A"/>
    <w:rsid w:val="2461E9F0"/>
    <w:rsid w:val="2488160A"/>
    <w:rsid w:val="24969949"/>
    <w:rsid w:val="249D404A"/>
    <w:rsid w:val="24B33251"/>
    <w:rsid w:val="24C0E201"/>
    <w:rsid w:val="24CEC593"/>
    <w:rsid w:val="24D92341"/>
    <w:rsid w:val="24DEB3C6"/>
    <w:rsid w:val="25355E38"/>
    <w:rsid w:val="25602210"/>
    <w:rsid w:val="257A44AF"/>
    <w:rsid w:val="258CDBC5"/>
    <w:rsid w:val="25B8ED9E"/>
    <w:rsid w:val="25C1D6DB"/>
    <w:rsid w:val="25E1494D"/>
    <w:rsid w:val="261B97A6"/>
    <w:rsid w:val="2621D377"/>
    <w:rsid w:val="2693C378"/>
    <w:rsid w:val="26AE9B8C"/>
    <w:rsid w:val="26E1C05C"/>
    <w:rsid w:val="26F3C653"/>
    <w:rsid w:val="26F6DF91"/>
    <w:rsid w:val="26FA4310"/>
    <w:rsid w:val="26FE0078"/>
    <w:rsid w:val="2719FE17"/>
    <w:rsid w:val="2721EFC8"/>
    <w:rsid w:val="273047F9"/>
    <w:rsid w:val="273C2403"/>
    <w:rsid w:val="274F48F0"/>
    <w:rsid w:val="276800C2"/>
    <w:rsid w:val="276833FF"/>
    <w:rsid w:val="2785DEDF"/>
    <w:rsid w:val="278D435A"/>
    <w:rsid w:val="27903E9E"/>
    <w:rsid w:val="279239AD"/>
    <w:rsid w:val="27940279"/>
    <w:rsid w:val="279B6301"/>
    <w:rsid w:val="279C35CE"/>
    <w:rsid w:val="27A7322B"/>
    <w:rsid w:val="27C61928"/>
    <w:rsid w:val="27D2966C"/>
    <w:rsid w:val="27E7590F"/>
    <w:rsid w:val="27EAADB3"/>
    <w:rsid w:val="27F25F34"/>
    <w:rsid w:val="2814A9F3"/>
    <w:rsid w:val="282F4608"/>
    <w:rsid w:val="28669180"/>
    <w:rsid w:val="28AB61AA"/>
    <w:rsid w:val="28AF0C7B"/>
    <w:rsid w:val="28B4BFF3"/>
    <w:rsid w:val="28F297B1"/>
    <w:rsid w:val="29012D0A"/>
    <w:rsid w:val="290ED0CC"/>
    <w:rsid w:val="2939193F"/>
    <w:rsid w:val="29692AB1"/>
    <w:rsid w:val="296D3B96"/>
    <w:rsid w:val="2985119C"/>
    <w:rsid w:val="299871F7"/>
    <w:rsid w:val="29A9A2A8"/>
    <w:rsid w:val="29B4627A"/>
    <w:rsid w:val="29C93E8A"/>
    <w:rsid w:val="29E34D49"/>
    <w:rsid w:val="29E3C0B4"/>
    <w:rsid w:val="2A1483C4"/>
    <w:rsid w:val="2A165530"/>
    <w:rsid w:val="2A294690"/>
    <w:rsid w:val="2A2CE74F"/>
    <w:rsid w:val="2A2E514A"/>
    <w:rsid w:val="2A3DCF0D"/>
    <w:rsid w:val="2A843567"/>
    <w:rsid w:val="2A9F0AAE"/>
    <w:rsid w:val="2AA88ADD"/>
    <w:rsid w:val="2AB1DDBE"/>
    <w:rsid w:val="2AC86B9A"/>
    <w:rsid w:val="2AD1CC5B"/>
    <w:rsid w:val="2AEB848C"/>
    <w:rsid w:val="2AEE5E3C"/>
    <w:rsid w:val="2B0D13D9"/>
    <w:rsid w:val="2B14838D"/>
    <w:rsid w:val="2B1A4048"/>
    <w:rsid w:val="2B5818DB"/>
    <w:rsid w:val="2B666A47"/>
    <w:rsid w:val="2B680D29"/>
    <w:rsid w:val="2B850EEB"/>
    <w:rsid w:val="2B8B47E9"/>
    <w:rsid w:val="2B987D2F"/>
    <w:rsid w:val="2BA64CFA"/>
    <w:rsid w:val="2BB60EEF"/>
    <w:rsid w:val="2BBD460E"/>
    <w:rsid w:val="2BC7F080"/>
    <w:rsid w:val="2BCDE72D"/>
    <w:rsid w:val="2BD88F92"/>
    <w:rsid w:val="2BDE4B2B"/>
    <w:rsid w:val="2BF51F29"/>
    <w:rsid w:val="2BFC7A8E"/>
    <w:rsid w:val="2C2FBF41"/>
    <w:rsid w:val="2C5124B6"/>
    <w:rsid w:val="2C5B3011"/>
    <w:rsid w:val="2C8EC72A"/>
    <w:rsid w:val="2CA0ABB7"/>
    <w:rsid w:val="2CC8702A"/>
    <w:rsid w:val="2CEF3460"/>
    <w:rsid w:val="2D2BD9D4"/>
    <w:rsid w:val="2D2FF9AE"/>
    <w:rsid w:val="2D32B87E"/>
    <w:rsid w:val="2D3377B2"/>
    <w:rsid w:val="2D61A33C"/>
    <w:rsid w:val="2D6229BC"/>
    <w:rsid w:val="2D7A1E2C"/>
    <w:rsid w:val="2D7D8951"/>
    <w:rsid w:val="2D9B40CF"/>
    <w:rsid w:val="2DBC6DDE"/>
    <w:rsid w:val="2DCA67A9"/>
    <w:rsid w:val="2DF7BE72"/>
    <w:rsid w:val="2DFDC43C"/>
    <w:rsid w:val="2E1335A1"/>
    <w:rsid w:val="2E23B06F"/>
    <w:rsid w:val="2E599710"/>
    <w:rsid w:val="2E5E185E"/>
    <w:rsid w:val="2E7465FD"/>
    <w:rsid w:val="2E767227"/>
    <w:rsid w:val="2E76FFDF"/>
    <w:rsid w:val="2E932904"/>
    <w:rsid w:val="2E968245"/>
    <w:rsid w:val="2E97F7B0"/>
    <w:rsid w:val="2EB3D6F7"/>
    <w:rsid w:val="2EBD2619"/>
    <w:rsid w:val="2EEC956A"/>
    <w:rsid w:val="2F024D09"/>
    <w:rsid w:val="2F0D568D"/>
    <w:rsid w:val="2F235297"/>
    <w:rsid w:val="2F27524B"/>
    <w:rsid w:val="2F2B8CA5"/>
    <w:rsid w:val="2F3B9D48"/>
    <w:rsid w:val="2F45713C"/>
    <w:rsid w:val="2F4864FB"/>
    <w:rsid w:val="2F61103B"/>
    <w:rsid w:val="2F77C136"/>
    <w:rsid w:val="2F7D6523"/>
    <w:rsid w:val="2F834104"/>
    <w:rsid w:val="2F96FC6F"/>
    <w:rsid w:val="2FA25242"/>
    <w:rsid w:val="2FB30D84"/>
    <w:rsid w:val="2FD208EB"/>
    <w:rsid w:val="2FDA9EC2"/>
    <w:rsid w:val="2FE21A7D"/>
    <w:rsid w:val="2FED3EA0"/>
    <w:rsid w:val="2FEDBF7D"/>
    <w:rsid w:val="2FF818E2"/>
    <w:rsid w:val="2FFEDBF4"/>
    <w:rsid w:val="300DB2B6"/>
    <w:rsid w:val="3016575C"/>
    <w:rsid w:val="304F18A1"/>
    <w:rsid w:val="3081B293"/>
    <w:rsid w:val="30904DE5"/>
    <w:rsid w:val="3091F485"/>
    <w:rsid w:val="30984D75"/>
    <w:rsid w:val="30BDB62A"/>
    <w:rsid w:val="30E3A92E"/>
    <w:rsid w:val="30FF5E6B"/>
    <w:rsid w:val="3115A469"/>
    <w:rsid w:val="31181F8A"/>
    <w:rsid w:val="3122E33D"/>
    <w:rsid w:val="31241B83"/>
    <w:rsid w:val="3181F560"/>
    <w:rsid w:val="3196462D"/>
    <w:rsid w:val="31A0FF21"/>
    <w:rsid w:val="31BAE1EA"/>
    <w:rsid w:val="31EF417E"/>
    <w:rsid w:val="320A2158"/>
    <w:rsid w:val="3210329F"/>
    <w:rsid w:val="325DDEFA"/>
    <w:rsid w:val="326C03AF"/>
    <w:rsid w:val="327A45E2"/>
    <w:rsid w:val="328D382B"/>
    <w:rsid w:val="3293ED91"/>
    <w:rsid w:val="32AAD7E1"/>
    <w:rsid w:val="32BF4E32"/>
    <w:rsid w:val="32C7AE74"/>
    <w:rsid w:val="32C83680"/>
    <w:rsid w:val="32DBF036"/>
    <w:rsid w:val="32E0C192"/>
    <w:rsid w:val="32F04041"/>
    <w:rsid w:val="330A44F0"/>
    <w:rsid w:val="332B7D8B"/>
    <w:rsid w:val="3330786E"/>
    <w:rsid w:val="336EED07"/>
    <w:rsid w:val="3395FFDD"/>
    <w:rsid w:val="33A94ACB"/>
    <w:rsid w:val="33BDDB74"/>
    <w:rsid w:val="33C3B66B"/>
    <w:rsid w:val="33C61F8D"/>
    <w:rsid w:val="33E4C80F"/>
    <w:rsid w:val="33E6ADBA"/>
    <w:rsid w:val="33F2A957"/>
    <w:rsid w:val="33FFFD1F"/>
    <w:rsid w:val="340EC1B3"/>
    <w:rsid w:val="343FB4CB"/>
    <w:rsid w:val="344478FB"/>
    <w:rsid w:val="34455245"/>
    <w:rsid w:val="3449E8AC"/>
    <w:rsid w:val="3459A500"/>
    <w:rsid w:val="345BBBDF"/>
    <w:rsid w:val="346B49EB"/>
    <w:rsid w:val="346E2CB5"/>
    <w:rsid w:val="34A15F37"/>
    <w:rsid w:val="34C32603"/>
    <w:rsid w:val="34C609F5"/>
    <w:rsid w:val="34D66F5A"/>
    <w:rsid w:val="34DE1E3F"/>
    <w:rsid w:val="34E58C41"/>
    <w:rsid w:val="34FF68ED"/>
    <w:rsid w:val="350822F4"/>
    <w:rsid w:val="3541FECB"/>
    <w:rsid w:val="35510ADB"/>
    <w:rsid w:val="3554A095"/>
    <w:rsid w:val="3578A54B"/>
    <w:rsid w:val="3581F000"/>
    <w:rsid w:val="359526C4"/>
    <w:rsid w:val="35BA1648"/>
    <w:rsid w:val="35F06758"/>
    <w:rsid w:val="35F178C4"/>
    <w:rsid w:val="35F4BA89"/>
    <w:rsid w:val="3604C1A6"/>
    <w:rsid w:val="36093695"/>
    <w:rsid w:val="3613FBA1"/>
    <w:rsid w:val="361F9ABF"/>
    <w:rsid w:val="3637BF67"/>
    <w:rsid w:val="363BDF38"/>
    <w:rsid w:val="3648DEB4"/>
    <w:rsid w:val="365768B8"/>
    <w:rsid w:val="366084C2"/>
    <w:rsid w:val="36631E01"/>
    <w:rsid w:val="368F41FF"/>
    <w:rsid w:val="36BB8D4C"/>
    <w:rsid w:val="36D6E018"/>
    <w:rsid w:val="36E3F674"/>
    <w:rsid w:val="36E62CC7"/>
    <w:rsid w:val="372B004E"/>
    <w:rsid w:val="37478A0B"/>
    <w:rsid w:val="37489E46"/>
    <w:rsid w:val="375B9E6D"/>
    <w:rsid w:val="377080D1"/>
    <w:rsid w:val="3771E33C"/>
    <w:rsid w:val="3780C0C2"/>
    <w:rsid w:val="3799FB08"/>
    <w:rsid w:val="37A27D2C"/>
    <w:rsid w:val="37C53FDE"/>
    <w:rsid w:val="37D20D1C"/>
    <w:rsid w:val="37D67F89"/>
    <w:rsid w:val="37E7BA2B"/>
    <w:rsid w:val="37F34734"/>
    <w:rsid w:val="37F9701C"/>
    <w:rsid w:val="37FCB01E"/>
    <w:rsid w:val="3813B4F5"/>
    <w:rsid w:val="3866BCEF"/>
    <w:rsid w:val="388A9834"/>
    <w:rsid w:val="3890C586"/>
    <w:rsid w:val="3897F0C8"/>
    <w:rsid w:val="38A1E9F5"/>
    <w:rsid w:val="38A6F43A"/>
    <w:rsid w:val="38F38A27"/>
    <w:rsid w:val="392D1819"/>
    <w:rsid w:val="396C887A"/>
    <w:rsid w:val="39883B7B"/>
    <w:rsid w:val="398B675F"/>
    <w:rsid w:val="39A1FF2D"/>
    <w:rsid w:val="39A272C9"/>
    <w:rsid w:val="39AA6A6B"/>
    <w:rsid w:val="39D0FB4C"/>
    <w:rsid w:val="3A3285CD"/>
    <w:rsid w:val="3A4A6ABE"/>
    <w:rsid w:val="3A52A6B8"/>
    <w:rsid w:val="3A5395C5"/>
    <w:rsid w:val="3A687D0E"/>
    <w:rsid w:val="3A7975F0"/>
    <w:rsid w:val="3A7AE746"/>
    <w:rsid w:val="3AB0AE5A"/>
    <w:rsid w:val="3ABBF211"/>
    <w:rsid w:val="3ACEFFA1"/>
    <w:rsid w:val="3AD0D92D"/>
    <w:rsid w:val="3AE3C2AF"/>
    <w:rsid w:val="3AE65DD4"/>
    <w:rsid w:val="3B5C4D05"/>
    <w:rsid w:val="3B6D2318"/>
    <w:rsid w:val="3B789842"/>
    <w:rsid w:val="3B79BB7A"/>
    <w:rsid w:val="3B969465"/>
    <w:rsid w:val="3B9F78B1"/>
    <w:rsid w:val="3BB6D8A7"/>
    <w:rsid w:val="3BB85398"/>
    <w:rsid w:val="3BB87299"/>
    <w:rsid w:val="3BBB259F"/>
    <w:rsid w:val="3BC4A901"/>
    <w:rsid w:val="3BC7FCA7"/>
    <w:rsid w:val="3BCFB456"/>
    <w:rsid w:val="3BDB0561"/>
    <w:rsid w:val="3BDFC39E"/>
    <w:rsid w:val="3C0473FE"/>
    <w:rsid w:val="3C08A605"/>
    <w:rsid w:val="3C124E34"/>
    <w:rsid w:val="3C1A6302"/>
    <w:rsid w:val="3C2D0458"/>
    <w:rsid w:val="3C2EB431"/>
    <w:rsid w:val="3C322678"/>
    <w:rsid w:val="3C431342"/>
    <w:rsid w:val="3C77568F"/>
    <w:rsid w:val="3C7AF747"/>
    <w:rsid w:val="3C9522AB"/>
    <w:rsid w:val="3CA25A25"/>
    <w:rsid w:val="3CB25B79"/>
    <w:rsid w:val="3CB9FDA4"/>
    <w:rsid w:val="3CBE30E7"/>
    <w:rsid w:val="3CD2987F"/>
    <w:rsid w:val="3CF61ECF"/>
    <w:rsid w:val="3CF6C104"/>
    <w:rsid w:val="3CFB1D74"/>
    <w:rsid w:val="3D57ADA6"/>
    <w:rsid w:val="3D645F0F"/>
    <w:rsid w:val="3D9D4F30"/>
    <w:rsid w:val="3D9EF296"/>
    <w:rsid w:val="3DCE16F8"/>
    <w:rsid w:val="3DDEFB3A"/>
    <w:rsid w:val="3DE14D63"/>
    <w:rsid w:val="3E0BEB54"/>
    <w:rsid w:val="3E0F79C5"/>
    <w:rsid w:val="3E227AA0"/>
    <w:rsid w:val="3E35DEC4"/>
    <w:rsid w:val="3E4292D6"/>
    <w:rsid w:val="3E4A4908"/>
    <w:rsid w:val="3E63E41B"/>
    <w:rsid w:val="3E6F705E"/>
    <w:rsid w:val="3E935C41"/>
    <w:rsid w:val="3E9E820F"/>
    <w:rsid w:val="3EA25DA3"/>
    <w:rsid w:val="3EA86C0A"/>
    <w:rsid w:val="3EB7567C"/>
    <w:rsid w:val="3EBBF1AD"/>
    <w:rsid w:val="3EC54D40"/>
    <w:rsid w:val="3EF81727"/>
    <w:rsid w:val="3EFE4EC1"/>
    <w:rsid w:val="3F067E88"/>
    <w:rsid w:val="3F1B2980"/>
    <w:rsid w:val="3F2146B5"/>
    <w:rsid w:val="3F32F225"/>
    <w:rsid w:val="3F437E87"/>
    <w:rsid w:val="3F51A203"/>
    <w:rsid w:val="3F573B0D"/>
    <w:rsid w:val="3F5E928D"/>
    <w:rsid w:val="3F7FAD4E"/>
    <w:rsid w:val="3F8D3E53"/>
    <w:rsid w:val="3F931BD1"/>
    <w:rsid w:val="3FAB0C5F"/>
    <w:rsid w:val="3FB50929"/>
    <w:rsid w:val="3FC33D54"/>
    <w:rsid w:val="3FF15872"/>
    <w:rsid w:val="3FFBCC0B"/>
    <w:rsid w:val="40040225"/>
    <w:rsid w:val="402215BC"/>
    <w:rsid w:val="404850C8"/>
    <w:rsid w:val="406F8BAB"/>
    <w:rsid w:val="4091349E"/>
    <w:rsid w:val="4092E21A"/>
    <w:rsid w:val="40AAC806"/>
    <w:rsid w:val="4106BB93"/>
    <w:rsid w:val="410A4928"/>
    <w:rsid w:val="410A72AC"/>
    <w:rsid w:val="41198D06"/>
    <w:rsid w:val="411A7DCC"/>
    <w:rsid w:val="41291B6B"/>
    <w:rsid w:val="412D5978"/>
    <w:rsid w:val="41382A11"/>
    <w:rsid w:val="415CA25E"/>
    <w:rsid w:val="41630C7F"/>
    <w:rsid w:val="41734F3A"/>
    <w:rsid w:val="418D7CC3"/>
    <w:rsid w:val="41A843ED"/>
    <w:rsid w:val="41C15BD6"/>
    <w:rsid w:val="41C755CC"/>
    <w:rsid w:val="41CE38DC"/>
    <w:rsid w:val="41E22860"/>
    <w:rsid w:val="41F4BD50"/>
    <w:rsid w:val="4221265E"/>
    <w:rsid w:val="422EBAA3"/>
    <w:rsid w:val="42431740"/>
    <w:rsid w:val="4246600B"/>
    <w:rsid w:val="4259ACF2"/>
    <w:rsid w:val="42756685"/>
    <w:rsid w:val="42890F4E"/>
    <w:rsid w:val="42891829"/>
    <w:rsid w:val="4295F00F"/>
    <w:rsid w:val="429B4D60"/>
    <w:rsid w:val="42A05CBE"/>
    <w:rsid w:val="42A828BB"/>
    <w:rsid w:val="42AB0807"/>
    <w:rsid w:val="42ACF147"/>
    <w:rsid w:val="42B2D2E1"/>
    <w:rsid w:val="42CD1D4E"/>
    <w:rsid w:val="42E2BED7"/>
    <w:rsid w:val="42EC5B93"/>
    <w:rsid w:val="433134A3"/>
    <w:rsid w:val="433B4105"/>
    <w:rsid w:val="43473219"/>
    <w:rsid w:val="43886E1F"/>
    <w:rsid w:val="4391794A"/>
    <w:rsid w:val="43AC92EB"/>
    <w:rsid w:val="43C2C214"/>
    <w:rsid w:val="43D81949"/>
    <w:rsid w:val="43F31F40"/>
    <w:rsid w:val="43FA6180"/>
    <w:rsid w:val="43FCE918"/>
    <w:rsid w:val="43FE1919"/>
    <w:rsid w:val="440132EC"/>
    <w:rsid w:val="4411F7E8"/>
    <w:rsid w:val="4427C9C9"/>
    <w:rsid w:val="443D5C6A"/>
    <w:rsid w:val="444592A6"/>
    <w:rsid w:val="44531927"/>
    <w:rsid w:val="4465E4CE"/>
    <w:rsid w:val="4472AAD6"/>
    <w:rsid w:val="4479201E"/>
    <w:rsid w:val="447BD4B6"/>
    <w:rsid w:val="4484FFB5"/>
    <w:rsid w:val="4486C38F"/>
    <w:rsid w:val="448B4BB2"/>
    <w:rsid w:val="44D056D8"/>
    <w:rsid w:val="44DBA5E6"/>
    <w:rsid w:val="44E638EA"/>
    <w:rsid w:val="44EBAA79"/>
    <w:rsid w:val="44F404CF"/>
    <w:rsid w:val="450177AE"/>
    <w:rsid w:val="45184BFD"/>
    <w:rsid w:val="453FD413"/>
    <w:rsid w:val="4549BCF7"/>
    <w:rsid w:val="454DE9BE"/>
    <w:rsid w:val="457CEB97"/>
    <w:rsid w:val="45915146"/>
    <w:rsid w:val="45BE057B"/>
    <w:rsid w:val="45CDB4EF"/>
    <w:rsid w:val="45E41710"/>
    <w:rsid w:val="46199B23"/>
    <w:rsid w:val="4642DA3F"/>
    <w:rsid w:val="46580A28"/>
    <w:rsid w:val="46599BE3"/>
    <w:rsid w:val="46697710"/>
    <w:rsid w:val="4685CA2B"/>
    <w:rsid w:val="46AEFD9F"/>
    <w:rsid w:val="46BF705F"/>
    <w:rsid w:val="46D52CB1"/>
    <w:rsid w:val="47292537"/>
    <w:rsid w:val="472961B9"/>
    <w:rsid w:val="473B78F8"/>
    <w:rsid w:val="473C19BB"/>
    <w:rsid w:val="4740C226"/>
    <w:rsid w:val="4741B082"/>
    <w:rsid w:val="47538C51"/>
    <w:rsid w:val="4773DB73"/>
    <w:rsid w:val="47798BCF"/>
    <w:rsid w:val="47905676"/>
    <w:rsid w:val="47B74738"/>
    <w:rsid w:val="47C03778"/>
    <w:rsid w:val="47CF9821"/>
    <w:rsid w:val="47E067BA"/>
    <w:rsid w:val="47EC33B8"/>
    <w:rsid w:val="47FB87B3"/>
    <w:rsid w:val="480C3503"/>
    <w:rsid w:val="484B0164"/>
    <w:rsid w:val="486CB2BA"/>
    <w:rsid w:val="486F2D8A"/>
    <w:rsid w:val="4878D8E0"/>
    <w:rsid w:val="48883AAF"/>
    <w:rsid w:val="489C88B3"/>
    <w:rsid w:val="48B413EA"/>
    <w:rsid w:val="48BB01E2"/>
    <w:rsid w:val="48C91EB4"/>
    <w:rsid w:val="48DA6C26"/>
    <w:rsid w:val="48E5211D"/>
    <w:rsid w:val="48EC79E3"/>
    <w:rsid w:val="492775DE"/>
    <w:rsid w:val="4934EA10"/>
    <w:rsid w:val="493734B1"/>
    <w:rsid w:val="496AF140"/>
    <w:rsid w:val="49945D24"/>
    <w:rsid w:val="499C040F"/>
    <w:rsid w:val="49CD321F"/>
    <w:rsid w:val="49DE65A2"/>
    <w:rsid w:val="49EA4AF8"/>
    <w:rsid w:val="4A2EA24D"/>
    <w:rsid w:val="4A5FCA50"/>
    <w:rsid w:val="4A6AB1CB"/>
    <w:rsid w:val="4A7E171D"/>
    <w:rsid w:val="4A81A204"/>
    <w:rsid w:val="4A842800"/>
    <w:rsid w:val="4A94B2F8"/>
    <w:rsid w:val="4A959614"/>
    <w:rsid w:val="4A9C3F9C"/>
    <w:rsid w:val="4A9D43B4"/>
    <w:rsid w:val="4AA0B028"/>
    <w:rsid w:val="4AA39F20"/>
    <w:rsid w:val="4AA9FC4C"/>
    <w:rsid w:val="4AC83835"/>
    <w:rsid w:val="4AC8A5D0"/>
    <w:rsid w:val="4ACFB4B2"/>
    <w:rsid w:val="4ADA5DE4"/>
    <w:rsid w:val="4AE0E847"/>
    <w:rsid w:val="4AE93761"/>
    <w:rsid w:val="4AE9DBDE"/>
    <w:rsid w:val="4B10535B"/>
    <w:rsid w:val="4B17CCE8"/>
    <w:rsid w:val="4B1C091B"/>
    <w:rsid w:val="4B1DF21F"/>
    <w:rsid w:val="4B28B17A"/>
    <w:rsid w:val="4B36EB32"/>
    <w:rsid w:val="4B698264"/>
    <w:rsid w:val="4B7BD8BB"/>
    <w:rsid w:val="4B804696"/>
    <w:rsid w:val="4B879AEE"/>
    <w:rsid w:val="4B888152"/>
    <w:rsid w:val="4BA2BCD6"/>
    <w:rsid w:val="4BD4DD2A"/>
    <w:rsid w:val="4BE4A9CD"/>
    <w:rsid w:val="4BF19DD6"/>
    <w:rsid w:val="4C29E39D"/>
    <w:rsid w:val="4C337594"/>
    <w:rsid w:val="4C37F986"/>
    <w:rsid w:val="4C3E9A62"/>
    <w:rsid w:val="4CC1FAA8"/>
    <w:rsid w:val="4CD22365"/>
    <w:rsid w:val="4CE4992B"/>
    <w:rsid w:val="4CFE2AAB"/>
    <w:rsid w:val="4D12519F"/>
    <w:rsid w:val="4D38D991"/>
    <w:rsid w:val="4D66A604"/>
    <w:rsid w:val="4D6D65FF"/>
    <w:rsid w:val="4D6FB4E9"/>
    <w:rsid w:val="4D70DD99"/>
    <w:rsid w:val="4D7614D7"/>
    <w:rsid w:val="4D88DB52"/>
    <w:rsid w:val="4DB0A6C4"/>
    <w:rsid w:val="4DBA0C31"/>
    <w:rsid w:val="4DBC4EF4"/>
    <w:rsid w:val="4DD0E842"/>
    <w:rsid w:val="4DDB35B1"/>
    <w:rsid w:val="4DDBC35E"/>
    <w:rsid w:val="4DEA396B"/>
    <w:rsid w:val="4E1BE95C"/>
    <w:rsid w:val="4E1DF427"/>
    <w:rsid w:val="4E211FE2"/>
    <w:rsid w:val="4E35C566"/>
    <w:rsid w:val="4E5373ED"/>
    <w:rsid w:val="4E6B322E"/>
    <w:rsid w:val="4E78DA72"/>
    <w:rsid w:val="4EACDD65"/>
    <w:rsid w:val="4EC42579"/>
    <w:rsid w:val="4EDD4D99"/>
    <w:rsid w:val="4EEB1F6E"/>
    <w:rsid w:val="4EFA7E27"/>
    <w:rsid w:val="4F03CDCB"/>
    <w:rsid w:val="4F0D7230"/>
    <w:rsid w:val="4F11E4E4"/>
    <w:rsid w:val="4F44F2E3"/>
    <w:rsid w:val="4F576949"/>
    <w:rsid w:val="4F65353A"/>
    <w:rsid w:val="4F70FA4C"/>
    <w:rsid w:val="4FA8188B"/>
    <w:rsid w:val="4FDD0DED"/>
    <w:rsid w:val="4FE117BA"/>
    <w:rsid w:val="4FEE91AA"/>
    <w:rsid w:val="50003A2F"/>
    <w:rsid w:val="5013BA32"/>
    <w:rsid w:val="501BFF91"/>
    <w:rsid w:val="503103D1"/>
    <w:rsid w:val="50484B91"/>
    <w:rsid w:val="504B2F24"/>
    <w:rsid w:val="5052808F"/>
    <w:rsid w:val="506505E3"/>
    <w:rsid w:val="508E016D"/>
    <w:rsid w:val="50925E57"/>
    <w:rsid w:val="5099F9D1"/>
    <w:rsid w:val="50CBC287"/>
    <w:rsid w:val="50D0DDE3"/>
    <w:rsid w:val="50E26FB9"/>
    <w:rsid w:val="5106A742"/>
    <w:rsid w:val="5129D763"/>
    <w:rsid w:val="51538C80"/>
    <w:rsid w:val="51598C81"/>
    <w:rsid w:val="5162D64B"/>
    <w:rsid w:val="517072C1"/>
    <w:rsid w:val="518EEE7B"/>
    <w:rsid w:val="51A12AA3"/>
    <w:rsid w:val="51CED269"/>
    <w:rsid w:val="51DF5FBE"/>
    <w:rsid w:val="51F10E1A"/>
    <w:rsid w:val="5224F800"/>
    <w:rsid w:val="523A297B"/>
    <w:rsid w:val="524A84C7"/>
    <w:rsid w:val="5261E66B"/>
    <w:rsid w:val="5283E5C5"/>
    <w:rsid w:val="528D91FF"/>
    <w:rsid w:val="52CFDD49"/>
    <w:rsid w:val="52D1752C"/>
    <w:rsid w:val="52E48C99"/>
    <w:rsid w:val="52FF963A"/>
    <w:rsid w:val="53033578"/>
    <w:rsid w:val="530AFBED"/>
    <w:rsid w:val="5311C0A1"/>
    <w:rsid w:val="5317FC9F"/>
    <w:rsid w:val="533B9272"/>
    <w:rsid w:val="536897CD"/>
    <w:rsid w:val="53BAD768"/>
    <w:rsid w:val="53D54C43"/>
    <w:rsid w:val="53D77C96"/>
    <w:rsid w:val="53DAB698"/>
    <w:rsid w:val="53DF0BFC"/>
    <w:rsid w:val="53ED4CFC"/>
    <w:rsid w:val="53F9344F"/>
    <w:rsid w:val="53FD9A52"/>
    <w:rsid w:val="541BBF4B"/>
    <w:rsid w:val="54230AFE"/>
    <w:rsid w:val="542B00E2"/>
    <w:rsid w:val="54330929"/>
    <w:rsid w:val="5447A444"/>
    <w:rsid w:val="547C1BC7"/>
    <w:rsid w:val="54810ABD"/>
    <w:rsid w:val="5485EE27"/>
    <w:rsid w:val="54894A57"/>
    <w:rsid w:val="54B17A73"/>
    <w:rsid w:val="54E4422C"/>
    <w:rsid w:val="54E5042E"/>
    <w:rsid w:val="54F82F6D"/>
    <w:rsid w:val="54FC9389"/>
    <w:rsid w:val="5515E8E1"/>
    <w:rsid w:val="55182B83"/>
    <w:rsid w:val="5520BFAE"/>
    <w:rsid w:val="5520F8DB"/>
    <w:rsid w:val="55263055"/>
    <w:rsid w:val="5540184E"/>
    <w:rsid w:val="554095A7"/>
    <w:rsid w:val="555BDA7A"/>
    <w:rsid w:val="555FFF0C"/>
    <w:rsid w:val="5562CF79"/>
    <w:rsid w:val="557A2076"/>
    <w:rsid w:val="5583492D"/>
    <w:rsid w:val="558574ED"/>
    <w:rsid w:val="55A59DB6"/>
    <w:rsid w:val="55A9886F"/>
    <w:rsid w:val="55BB6BC7"/>
    <w:rsid w:val="55BDA681"/>
    <w:rsid w:val="55C7FCBB"/>
    <w:rsid w:val="55D2B4D0"/>
    <w:rsid w:val="55D75188"/>
    <w:rsid w:val="55E832E4"/>
    <w:rsid w:val="55F17F67"/>
    <w:rsid w:val="55F8F0E4"/>
    <w:rsid w:val="56115A24"/>
    <w:rsid w:val="5624D23F"/>
    <w:rsid w:val="562C5CE3"/>
    <w:rsid w:val="562E2BFF"/>
    <w:rsid w:val="564703DA"/>
    <w:rsid w:val="565B03B7"/>
    <w:rsid w:val="565E3059"/>
    <w:rsid w:val="566F31FE"/>
    <w:rsid w:val="5688B8F1"/>
    <w:rsid w:val="56A991A0"/>
    <w:rsid w:val="570B75F2"/>
    <w:rsid w:val="5726E062"/>
    <w:rsid w:val="572D861A"/>
    <w:rsid w:val="573D49D3"/>
    <w:rsid w:val="5748E665"/>
    <w:rsid w:val="577E9E80"/>
    <w:rsid w:val="578248C9"/>
    <w:rsid w:val="5782517D"/>
    <w:rsid w:val="578EFEB3"/>
    <w:rsid w:val="57AFA295"/>
    <w:rsid w:val="57B0F929"/>
    <w:rsid w:val="57C6A222"/>
    <w:rsid w:val="57CCA464"/>
    <w:rsid w:val="57D0DED7"/>
    <w:rsid w:val="57D3EB54"/>
    <w:rsid w:val="57D96E44"/>
    <w:rsid w:val="57DF1863"/>
    <w:rsid w:val="57EE85E3"/>
    <w:rsid w:val="57EFFB45"/>
    <w:rsid w:val="581BA647"/>
    <w:rsid w:val="5820A3FC"/>
    <w:rsid w:val="58326ED0"/>
    <w:rsid w:val="5846DD94"/>
    <w:rsid w:val="58487ADA"/>
    <w:rsid w:val="58A397B3"/>
    <w:rsid w:val="58AD6934"/>
    <w:rsid w:val="58CFBDA7"/>
    <w:rsid w:val="58DB29C3"/>
    <w:rsid w:val="58F7F86F"/>
    <w:rsid w:val="58F917B3"/>
    <w:rsid w:val="592D6BD4"/>
    <w:rsid w:val="59419073"/>
    <w:rsid w:val="5955FD2C"/>
    <w:rsid w:val="5956EBD5"/>
    <w:rsid w:val="595CF3CB"/>
    <w:rsid w:val="5974EFFB"/>
    <w:rsid w:val="59847254"/>
    <w:rsid w:val="5986664B"/>
    <w:rsid w:val="599E3B6C"/>
    <w:rsid w:val="59AD48D1"/>
    <w:rsid w:val="59B9D6E6"/>
    <w:rsid w:val="59E8865F"/>
    <w:rsid w:val="59F2A730"/>
    <w:rsid w:val="5A0F83E6"/>
    <w:rsid w:val="5A1E1C7A"/>
    <w:rsid w:val="5A2408CA"/>
    <w:rsid w:val="5A2AEF33"/>
    <w:rsid w:val="5A37F424"/>
    <w:rsid w:val="5A4BC7E3"/>
    <w:rsid w:val="5A554BAD"/>
    <w:rsid w:val="5A5914CC"/>
    <w:rsid w:val="5A6AF779"/>
    <w:rsid w:val="5A74C07F"/>
    <w:rsid w:val="5A8C2220"/>
    <w:rsid w:val="5AB258E5"/>
    <w:rsid w:val="5ABD71E6"/>
    <w:rsid w:val="5ACE7316"/>
    <w:rsid w:val="5AE9EBF4"/>
    <w:rsid w:val="5AFD34FE"/>
    <w:rsid w:val="5B16AD3A"/>
    <w:rsid w:val="5B1F3416"/>
    <w:rsid w:val="5B264566"/>
    <w:rsid w:val="5B2DD62D"/>
    <w:rsid w:val="5B37340A"/>
    <w:rsid w:val="5B37E697"/>
    <w:rsid w:val="5B396B56"/>
    <w:rsid w:val="5B624002"/>
    <w:rsid w:val="5B749899"/>
    <w:rsid w:val="5B80AE9E"/>
    <w:rsid w:val="5B81F8AB"/>
    <w:rsid w:val="5B934DCA"/>
    <w:rsid w:val="5BA3E798"/>
    <w:rsid w:val="5BB54C69"/>
    <w:rsid w:val="5BB5EAF2"/>
    <w:rsid w:val="5BB87404"/>
    <w:rsid w:val="5BBCD9FC"/>
    <w:rsid w:val="5BD3A91B"/>
    <w:rsid w:val="5BDC62CB"/>
    <w:rsid w:val="5BEF97DC"/>
    <w:rsid w:val="5C093256"/>
    <w:rsid w:val="5C32B431"/>
    <w:rsid w:val="5C5E32FD"/>
    <w:rsid w:val="5C5FFA0F"/>
    <w:rsid w:val="5C7A9D0D"/>
    <w:rsid w:val="5C7C5BF0"/>
    <w:rsid w:val="5C801364"/>
    <w:rsid w:val="5C810B4D"/>
    <w:rsid w:val="5C936CC8"/>
    <w:rsid w:val="5CC72A37"/>
    <w:rsid w:val="5CCCDEFB"/>
    <w:rsid w:val="5CF29D7B"/>
    <w:rsid w:val="5CFDCA17"/>
    <w:rsid w:val="5D044078"/>
    <w:rsid w:val="5D130B0E"/>
    <w:rsid w:val="5D1C7C1A"/>
    <w:rsid w:val="5D395A5D"/>
    <w:rsid w:val="5D82A0CF"/>
    <w:rsid w:val="5D8EED66"/>
    <w:rsid w:val="5D94C7F1"/>
    <w:rsid w:val="5DF31639"/>
    <w:rsid w:val="5DFB9A1F"/>
    <w:rsid w:val="5E1D914D"/>
    <w:rsid w:val="5E3ADBE5"/>
    <w:rsid w:val="5E534935"/>
    <w:rsid w:val="5E5A91FA"/>
    <w:rsid w:val="5E5BCABF"/>
    <w:rsid w:val="5E7A115F"/>
    <w:rsid w:val="5E831AD1"/>
    <w:rsid w:val="5E8D6AC0"/>
    <w:rsid w:val="5EA5454A"/>
    <w:rsid w:val="5F0E0EC2"/>
    <w:rsid w:val="5F18CC7B"/>
    <w:rsid w:val="5F6E5E74"/>
    <w:rsid w:val="5F72F1CF"/>
    <w:rsid w:val="5F9C6FD6"/>
    <w:rsid w:val="5FBAD607"/>
    <w:rsid w:val="5FEAE8E6"/>
    <w:rsid w:val="5FF12E45"/>
    <w:rsid w:val="5FF6D1E3"/>
    <w:rsid w:val="601E2527"/>
    <w:rsid w:val="60206B24"/>
    <w:rsid w:val="60209E7A"/>
    <w:rsid w:val="6021A1FE"/>
    <w:rsid w:val="602DEF78"/>
    <w:rsid w:val="606F044E"/>
    <w:rsid w:val="608D2BB2"/>
    <w:rsid w:val="60BCAD2A"/>
    <w:rsid w:val="60C71D7A"/>
    <w:rsid w:val="60FE5237"/>
    <w:rsid w:val="610E57E8"/>
    <w:rsid w:val="610FD652"/>
    <w:rsid w:val="61146E53"/>
    <w:rsid w:val="611B7AA2"/>
    <w:rsid w:val="615ABA41"/>
    <w:rsid w:val="6166F7F3"/>
    <w:rsid w:val="6193FF0E"/>
    <w:rsid w:val="61AB83E2"/>
    <w:rsid w:val="61B22F80"/>
    <w:rsid w:val="61B86F65"/>
    <w:rsid w:val="61BA8004"/>
    <w:rsid w:val="61C0E610"/>
    <w:rsid w:val="61DD4612"/>
    <w:rsid w:val="61F6F641"/>
    <w:rsid w:val="6212108E"/>
    <w:rsid w:val="62190873"/>
    <w:rsid w:val="623116BA"/>
    <w:rsid w:val="6261E3B2"/>
    <w:rsid w:val="6266E797"/>
    <w:rsid w:val="6269792C"/>
    <w:rsid w:val="6277AF43"/>
    <w:rsid w:val="628006FF"/>
    <w:rsid w:val="628CCA06"/>
    <w:rsid w:val="62AADA44"/>
    <w:rsid w:val="62B25AA7"/>
    <w:rsid w:val="62B41F10"/>
    <w:rsid w:val="62CDBD6A"/>
    <w:rsid w:val="62CF16DD"/>
    <w:rsid w:val="62DA4319"/>
    <w:rsid w:val="62EB9A79"/>
    <w:rsid w:val="63001F5F"/>
    <w:rsid w:val="631BF31F"/>
    <w:rsid w:val="631C5C6D"/>
    <w:rsid w:val="632AAE46"/>
    <w:rsid w:val="635DEFEE"/>
    <w:rsid w:val="636771D4"/>
    <w:rsid w:val="6391FDFE"/>
    <w:rsid w:val="63B5B1CC"/>
    <w:rsid w:val="63C3F178"/>
    <w:rsid w:val="63E822C1"/>
    <w:rsid w:val="63F5CD38"/>
    <w:rsid w:val="6406FB85"/>
    <w:rsid w:val="64097188"/>
    <w:rsid w:val="642B7C67"/>
    <w:rsid w:val="644243A8"/>
    <w:rsid w:val="6445062B"/>
    <w:rsid w:val="645832B4"/>
    <w:rsid w:val="6459B3B5"/>
    <w:rsid w:val="646B7360"/>
    <w:rsid w:val="64737BE1"/>
    <w:rsid w:val="64776BA8"/>
    <w:rsid w:val="6484052D"/>
    <w:rsid w:val="64874F28"/>
    <w:rsid w:val="64907F65"/>
    <w:rsid w:val="64957752"/>
    <w:rsid w:val="64AC4B1D"/>
    <w:rsid w:val="64BC1E71"/>
    <w:rsid w:val="64BD1C29"/>
    <w:rsid w:val="64E3352C"/>
    <w:rsid w:val="64E6DA5D"/>
    <w:rsid w:val="64EDC45E"/>
    <w:rsid w:val="650B4958"/>
    <w:rsid w:val="65147AA1"/>
    <w:rsid w:val="651CF476"/>
    <w:rsid w:val="6527A93E"/>
    <w:rsid w:val="6533C4AA"/>
    <w:rsid w:val="65454FBA"/>
    <w:rsid w:val="655E7D9E"/>
    <w:rsid w:val="657615FC"/>
    <w:rsid w:val="6585CA07"/>
    <w:rsid w:val="659B1068"/>
    <w:rsid w:val="65A0F5F8"/>
    <w:rsid w:val="65B1F2BC"/>
    <w:rsid w:val="65BEF083"/>
    <w:rsid w:val="65FDD541"/>
    <w:rsid w:val="6617BB3C"/>
    <w:rsid w:val="661BEFF7"/>
    <w:rsid w:val="6621ABFA"/>
    <w:rsid w:val="6630ED52"/>
    <w:rsid w:val="6633C9DF"/>
    <w:rsid w:val="6635BFD7"/>
    <w:rsid w:val="669D4E9A"/>
    <w:rsid w:val="66B77416"/>
    <w:rsid w:val="66E56BE0"/>
    <w:rsid w:val="66FFE20D"/>
    <w:rsid w:val="670AC985"/>
    <w:rsid w:val="670F9FAC"/>
    <w:rsid w:val="6723A166"/>
    <w:rsid w:val="67321793"/>
    <w:rsid w:val="674C643B"/>
    <w:rsid w:val="675E605C"/>
    <w:rsid w:val="67690B2C"/>
    <w:rsid w:val="6781F78F"/>
    <w:rsid w:val="67951F39"/>
    <w:rsid w:val="67959B6D"/>
    <w:rsid w:val="679D8E62"/>
    <w:rsid w:val="67A4D615"/>
    <w:rsid w:val="67B7558B"/>
    <w:rsid w:val="67DB2358"/>
    <w:rsid w:val="67EBF917"/>
    <w:rsid w:val="67EEA79E"/>
    <w:rsid w:val="680715F9"/>
    <w:rsid w:val="685556F4"/>
    <w:rsid w:val="685E4FF0"/>
    <w:rsid w:val="686EC18E"/>
    <w:rsid w:val="68797A31"/>
    <w:rsid w:val="6889D064"/>
    <w:rsid w:val="68B3603D"/>
    <w:rsid w:val="68DAE7D2"/>
    <w:rsid w:val="6919AEE7"/>
    <w:rsid w:val="691A787F"/>
    <w:rsid w:val="69432A7E"/>
    <w:rsid w:val="69517245"/>
    <w:rsid w:val="695E56CB"/>
    <w:rsid w:val="698753DB"/>
    <w:rsid w:val="699969B7"/>
    <w:rsid w:val="699EC389"/>
    <w:rsid w:val="69CA5E3D"/>
    <w:rsid w:val="69D2E4F1"/>
    <w:rsid w:val="69F7F9D3"/>
    <w:rsid w:val="6A08266F"/>
    <w:rsid w:val="6A0FBB1F"/>
    <w:rsid w:val="6A19846A"/>
    <w:rsid w:val="6A2D35A7"/>
    <w:rsid w:val="6A3A5128"/>
    <w:rsid w:val="6A6BA574"/>
    <w:rsid w:val="6A866618"/>
    <w:rsid w:val="6A87B491"/>
    <w:rsid w:val="6A8860B2"/>
    <w:rsid w:val="6AB69AF4"/>
    <w:rsid w:val="6ABD3F28"/>
    <w:rsid w:val="6AD884A1"/>
    <w:rsid w:val="6B478665"/>
    <w:rsid w:val="6B53DCF0"/>
    <w:rsid w:val="6B639189"/>
    <w:rsid w:val="6B6DA98E"/>
    <w:rsid w:val="6B78198D"/>
    <w:rsid w:val="6B8503C8"/>
    <w:rsid w:val="6B85276B"/>
    <w:rsid w:val="6B8A7070"/>
    <w:rsid w:val="6BA84B30"/>
    <w:rsid w:val="6BAC5810"/>
    <w:rsid w:val="6BAD04B7"/>
    <w:rsid w:val="6BC37BCF"/>
    <w:rsid w:val="6BCB889C"/>
    <w:rsid w:val="6BCED8CB"/>
    <w:rsid w:val="6C47C0FC"/>
    <w:rsid w:val="6C4EF827"/>
    <w:rsid w:val="6C59468E"/>
    <w:rsid w:val="6C7787EA"/>
    <w:rsid w:val="6C9066BC"/>
    <w:rsid w:val="6C952292"/>
    <w:rsid w:val="6CAF94AA"/>
    <w:rsid w:val="6CB2EBF5"/>
    <w:rsid w:val="6CBDF79A"/>
    <w:rsid w:val="6CE364DE"/>
    <w:rsid w:val="6CED6CF9"/>
    <w:rsid w:val="6D67A20B"/>
    <w:rsid w:val="6D6E8689"/>
    <w:rsid w:val="6D89BFBD"/>
    <w:rsid w:val="6DCD4B34"/>
    <w:rsid w:val="6DCDF725"/>
    <w:rsid w:val="6DDC1CA0"/>
    <w:rsid w:val="6DEA5B41"/>
    <w:rsid w:val="6DEFF994"/>
    <w:rsid w:val="6E00497B"/>
    <w:rsid w:val="6E094FA1"/>
    <w:rsid w:val="6E0DCD52"/>
    <w:rsid w:val="6E172940"/>
    <w:rsid w:val="6E1FDDA1"/>
    <w:rsid w:val="6E23EC81"/>
    <w:rsid w:val="6E2F79FF"/>
    <w:rsid w:val="6E312570"/>
    <w:rsid w:val="6E3BF37B"/>
    <w:rsid w:val="6E3EF46F"/>
    <w:rsid w:val="6E56E1E9"/>
    <w:rsid w:val="6E768CEE"/>
    <w:rsid w:val="6E773A41"/>
    <w:rsid w:val="6E9625EC"/>
    <w:rsid w:val="6E98C3B3"/>
    <w:rsid w:val="6E9A617D"/>
    <w:rsid w:val="6EAA0202"/>
    <w:rsid w:val="6EC89E34"/>
    <w:rsid w:val="6ED480F1"/>
    <w:rsid w:val="6F25A2BC"/>
    <w:rsid w:val="6F337D37"/>
    <w:rsid w:val="6F587658"/>
    <w:rsid w:val="6F77B59C"/>
    <w:rsid w:val="6F899F28"/>
    <w:rsid w:val="6F8FF1F2"/>
    <w:rsid w:val="6F907154"/>
    <w:rsid w:val="6FA4C103"/>
    <w:rsid w:val="6FA94160"/>
    <w:rsid w:val="6FC318CC"/>
    <w:rsid w:val="6FD99C77"/>
    <w:rsid w:val="6FE4F473"/>
    <w:rsid w:val="6FF0510F"/>
    <w:rsid w:val="7018629B"/>
    <w:rsid w:val="7025CA6E"/>
    <w:rsid w:val="703162FA"/>
    <w:rsid w:val="7073727F"/>
    <w:rsid w:val="708238D1"/>
    <w:rsid w:val="7092C824"/>
    <w:rsid w:val="70AB060A"/>
    <w:rsid w:val="70AD0A2C"/>
    <w:rsid w:val="70B17142"/>
    <w:rsid w:val="70CC0DB9"/>
    <w:rsid w:val="70D8D628"/>
    <w:rsid w:val="70E3E9C4"/>
    <w:rsid w:val="70EC27C4"/>
    <w:rsid w:val="70EFD700"/>
    <w:rsid w:val="711D5EB3"/>
    <w:rsid w:val="7124AA9A"/>
    <w:rsid w:val="7124ABFE"/>
    <w:rsid w:val="712FE706"/>
    <w:rsid w:val="71427A49"/>
    <w:rsid w:val="7142A123"/>
    <w:rsid w:val="71630FF5"/>
    <w:rsid w:val="716DA646"/>
    <w:rsid w:val="7179AE6F"/>
    <w:rsid w:val="717A2B1E"/>
    <w:rsid w:val="718C2AD5"/>
    <w:rsid w:val="71A16428"/>
    <w:rsid w:val="71D086B9"/>
    <w:rsid w:val="71F5732B"/>
    <w:rsid w:val="7212BF8A"/>
    <w:rsid w:val="721349BE"/>
    <w:rsid w:val="721F9320"/>
    <w:rsid w:val="72284D85"/>
    <w:rsid w:val="722E1AD3"/>
    <w:rsid w:val="722E3CD7"/>
    <w:rsid w:val="72539169"/>
    <w:rsid w:val="72586ADF"/>
    <w:rsid w:val="7267CA1B"/>
    <w:rsid w:val="727BC712"/>
    <w:rsid w:val="729172A0"/>
    <w:rsid w:val="729242E9"/>
    <w:rsid w:val="72D0692F"/>
    <w:rsid w:val="732074F5"/>
    <w:rsid w:val="733D2B56"/>
    <w:rsid w:val="733DB60E"/>
    <w:rsid w:val="73575E2B"/>
    <w:rsid w:val="736BA950"/>
    <w:rsid w:val="73A7EB77"/>
    <w:rsid w:val="73ABF971"/>
    <w:rsid w:val="73B329E5"/>
    <w:rsid w:val="73B5CB1B"/>
    <w:rsid w:val="73E50182"/>
    <w:rsid w:val="73F882CD"/>
    <w:rsid w:val="7402FB76"/>
    <w:rsid w:val="740BCA3B"/>
    <w:rsid w:val="741A5C37"/>
    <w:rsid w:val="744BD6E2"/>
    <w:rsid w:val="7452B82F"/>
    <w:rsid w:val="7460DBBA"/>
    <w:rsid w:val="74774C82"/>
    <w:rsid w:val="74A4FCF1"/>
    <w:rsid w:val="74C31DCD"/>
    <w:rsid w:val="74D301BA"/>
    <w:rsid w:val="74D4A958"/>
    <w:rsid w:val="74D70074"/>
    <w:rsid w:val="74DABF29"/>
    <w:rsid w:val="74DF06A4"/>
    <w:rsid w:val="74F4C319"/>
    <w:rsid w:val="7513F514"/>
    <w:rsid w:val="752784E8"/>
    <w:rsid w:val="754464B0"/>
    <w:rsid w:val="755680E4"/>
    <w:rsid w:val="756D5395"/>
    <w:rsid w:val="757F8BE6"/>
    <w:rsid w:val="7598ED95"/>
    <w:rsid w:val="75B486B3"/>
    <w:rsid w:val="75BEA4C1"/>
    <w:rsid w:val="75ECB169"/>
    <w:rsid w:val="760C381F"/>
    <w:rsid w:val="7616D666"/>
    <w:rsid w:val="761ECEF0"/>
    <w:rsid w:val="766D347F"/>
    <w:rsid w:val="76767B32"/>
    <w:rsid w:val="767DF0B6"/>
    <w:rsid w:val="76A50420"/>
    <w:rsid w:val="76B802CB"/>
    <w:rsid w:val="76B91806"/>
    <w:rsid w:val="76B96A22"/>
    <w:rsid w:val="76DDAF95"/>
    <w:rsid w:val="76F1F972"/>
    <w:rsid w:val="7703F92D"/>
    <w:rsid w:val="77198DC8"/>
    <w:rsid w:val="772AE5F5"/>
    <w:rsid w:val="7740B004"/>
    <w:rsid w:val="774EC4F1"/>
    <w:rsid w:val="775DFC5A"/>
    <w:rsid w:val="7779F1B4"/>
    <w:rsid w:val="77862E7D"/>
    <w:rsid w:val="779476CD"/>
    <w:rsid w:val="779C2D34"/>
    <w:rsid w:val="77A80AA6"/>
    <w:rsid w:val="77F19F43"/>
    <w:rsid w:val="782C204A"/>
    <w:rsid w:val="7833CEF2"/>
    <w:rsid w:val="78387D63"/>
    <w:rsid w:val="784673F0"/>
    <w:rsid w:val="786B7F8A"/>
    <w:rsid w:val="7878EF3D"/>
    <w:rsid w:val="788C8735"/>
    <w:rsid w:val="78931EFD"/>
    <w:rsid w:val="78952E19"/>
    <w:rsid w:val="78B2E7FC"/>
    <w:rsid w:val="78CB04AD"/>
    <w:rsid w:val="78CBF2A2"/>
    <w:rsid w:val="78CDF74F"/>
    <w:rsid w:val="78E6B385"/>
    <w:rsid w:val="78EE0255"/>
    <w:rsid w:val="78EE90A5"/>
    <w:rsid w:val="79075D10"/>
    <w:rsid w:val="7930EE31"/>
    <w:rsid w:val="79356247"/>
    <w:rsid w:val="7937E828"/>
    <w:rsid w:val="797B7A5B"/>
    <w:rsid w:val="79826E89"/>
    <w:rsid w:val="799B1412"/>
    <w:rsid w:val="79F42962"/>
    <w:rsid w:val="7A038638"/>
    <w:rsid w:val="7A1C7B6E"/>
    <w:rsid w:val="7A1DF748"/>
    <w:rsid w:val="7A20FA42"/>
    <w:rsid w:val="7A2F34E1"/>
    <w:rsid w:val="7A354DC3"/>
    <w:rsid w:val="7A3DDFA6"/>
    <w:rsid w:val="7A3E373D"/>
    <w:rsid w:val="7A41F611"/>
    <w:rsid w:val="7A435DAE"/>
    <w:rsid w:val="7A450D1C"/>
    <w:rsid w:val="7A560B1D"/>
    <w:rsid w:val="7A695B0E"/>
    <w:rsid w:val="7A848ACF"/>
    <w:rsid w:val="7A86EC8D"/>
    <w:rsid w:val="7AB09910"/>
    <w:rsid w:val="7ABE9FCE"/>
    <w:rsid w:val="7ACBC328"/>
    <w:rsid w:val="7AD9CBF9"/>
    <w:rsid w:val="7AE99497"/>
    <w:rsid w:val="7B06E1AD"/>
    <w:rsid w:val="7B0B958D"/>
    <w:rsid w:val="7B1B25E2"/>
    <w:rsid w:val="7B3AF7EF"/>
    <w:rsid w:val="7B54924C"/>
    <w:rsid w:val="7B66DB1C"/>
    <w:rsid w:val="7B6DD26B"/>
    <w:rsid w:val="7B75EC77"/>
    <w:rsid w:val="7B788DE2"/>
    <w:rsid w:val="7B7FBA2B"/>
    <w:rsid w:val="7B91B0E4"/>
    <w:rsid w:val="7B95CE79"/>
    <w:rsid w:val="7BC77565"/>
    <w:rsid w:val="7BDE714C"/>
    <w:rsid w:val="7BE0272C"/>
    <w:rsid w:val="7BEE5622"/>
    <w:rsid w:val="7BEFCB5C"/>
    <w:rsid w:val="7BF44C0C"/>
    <w:rsid w:val="7C05ACB1"/>
    <w:rsid w:val="7C2AAC4F"/>
    <w:rsid w:val="7C339A93"/>
    <w:rsid w:val="7C3C1194"/>
    <w:rsid w:val="7C5F5B7B"/>
    <w:rsid w:val="7C600257"/>
    <w:rsid w:val="7C626A47"/>
    <w:rsid w:val="7C7437F4"/>
    <w:rsid w:val="7C9339AD"/>
    <w:rsid w:val="7C9D9A50"/>
    <w:rsid w:val="7CA0063C"/>
    <w:rsid w:val="7CAE66BC"/>
    <w:rsid w:val="7CCBB820"/>
    <w:rsid w:val="7CDCA23E"/>
    <w:rsid w:val="7D226DB4"/>
    <w:rsid w:val="7D372B47"/>
    <w:rsid w:val="7D61A6FC"/>
    <w:rsid w:val="7D7E63FC"/>
    <w:rsid w:val="7D95B898"/>
    <w:rsid w:val="7D9A99F1"/>
    <w:rsid w:val="7DBF3399"/>
    <w:rsid w:val="7DC38731"/>
    <w:rsid w:val="7DC5C649"/>
    <w:rsid w:val="7DDAFA3B"/>
    <w:rsid w:val="7DDC7A92"/>
    <w:rsid w:val="7DEF37E6"/>
    <w:rsid w:val="7E04D262"/>
    <w:rsid w:val="7E1F0028"/>
    <w:rsid w:val="7E1FABD7"/>
    <w:rsid w:val="7E234CFB"/>
    <w:rsid w:val="7E25BC26"/>
    <w:rsid w:val="7E3DA48F"/>
    <w:rsid w:val="7E3E463C"/>
    <w:rsid w:val="7E4A584A"/>
    <w:rsid w:val="7E4E9BAE"/>
    <w:rsid w:val="7E6B0E1E"/>
    <w:rsid w:val="7EA68DB0"/>
    <w:rsid w:val="7EB9AD41"/>
    <w:rsid w:val="7EC8EA32"/>
    <w:rsid w:val="7ED36B21"/>
    <w:rsid w:val="7ED987C6"/>
    <w:rsid w:val="7EE34EA3"/>
    <w:rsid w:val="7EE6629A"/>
    <w:rsid w:val="7F00694C"/>
    <w:rsid w:val="7F00842D"/>
    <w:rsid w:val="7F061DAA"/>
    <w:rsid w:val="7F26C156"/>
    <w:rsid w:val="7F464CDE"/>
    <w:rsid w:val="7F4EEAC0"/>
    <w:rsid w:val="7F5ED66E"/>
    <w:rsid w:val="7F6B7BF1"/>
    <w:rsid w:val="7F84FD04"/>
    <w:rsid w:val="7F96244C"/>
    <w:rsid w:val="7F971063"/>
    <w:rsid w:val="7FA00380"/>
    <w:rsid w:val="7FB1744B"/>
    <w:rsid w:val="7FC9DC18"/>
    <w:rsid w:val="7FE4B17E"/>
    <w:rsid w:val="7FEB4059"/>
    <w:rsid w:val="7FEFA272"/>
    <w:rsid w:val="7FF46C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FF0C"/>
  <w15:chartTrackingRefBased/>
  <w15:docId w15:val="{1A0AC905-9863-4825-8125-283A19DE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9C7"/>
    <w:pPr>
      <w:spacing w:after="240" w:line="480" w:lineRule="auto"/>
    </w:pPr>
    <w:rPr>
      <w:rFonts w:ascii="Calibri" w:hAnsi="Calibri" w:cs="Calibri"/>
      <w:color w:val="000000" w:themeColor="text1"/>
      <w:lang w:val="en-GB"/>
    </w:rPr>
  </w:style>
  <w:style w:type="paragraph" w:styleId="Heading1">
    <w:name w:val="heading 1"/>
    <w:basedOn w:val="Normal"/>
    <w:next w:val="Normal"/>
    <w:link w:val="Heading1Char"/>
    <w:uiPriority w:val="9"/>
    <w:qFormat/>
    <w:rsid w:val="00207B64"/>
    <w:pPr>
      <w:keepNext/>
      <w:keepLines/>
      <w:spacing w:before="240" w:after="0"/>
      <w:outlineLvl w:val="0"/>
    </w:pPr>
    <w:rPr>
      <w:rFonts w:eastAsiaTheme="majorEastAsia"/>
      <w:b/>
      <w:bCs/>
    </w:rPr>
  </w:style>
  <w:style w:type="paragraph" w:styleId="Heading2">
    <w:name w:val="heading 2"/>
    <w:basedOn w:val="Normal"/>
    <w:next w:val="Normal"/>
    <w:link w:val="Heading2Char"/>
    <w:uiPriority w:val="9"/>
    <w:unhideWhenUsed/>
    <w:qFormat/>
    <w:rsid w:val="004C4488"/>
    <w:pPr>
      <w:keepNext/>
      <w:keepLines/>
      <w:spacing w:before="40" w:after="0"/>
      <w:outlineLvl w:val="1"/>
    </w:pPr>
    <w:rPr>
      <w:rFonts w:eastAsiaTheme="majorEastAsia"/>
      <w:i/>
      <w:iCs/>
    </w:rPr>
  </w:style>
  <w:style w:type="paragraph" w:styleId="Heading3">
    <w:name w:val="heading 3"/>
    <w:basedOn w:val="Normal"/>
    <w:next w:val="Normal"/>
    <w:link w:val="Heading3Char"/>
    <w:uiPriority w:val="9"/>
    <w:unhideWhenUsed/>
    <w:qFormat/>
    <w:rsid w:val="004C4488"/>
    <w:pPr>
      <w:outlineLvl w:val="2"/>
    </w:pPr>
    <w:rPr>
      <w:u w:val="single"/>
    </w:rPr>
  </w:style>
  <w:style w:type="paragraph" w:styleId="Heading4">
    <w:name w:val="heading 4"/>
    <w:basedOn w:val="Normal"/>
    <w:next w:val="Normal"/>
    <w:link w:val="Heading4Char"/>
    <w:uiPriority w:val="9"/>
    <w:unhideWhenUsed/>
    <w:qFormat/>
    <w:rsid w:val="006E40B0"/>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583954"/>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DEA396B"/>
    <w:pPr>
      <w:ind w:left="720"/>
      <w:contextualSpacing/>
    </w:pPr>
  </w:style>
  <w:style w:type="table" w:styleId="TableGrid">
    <w:name w:val="Table Grid"/>
    <w:basedOn w:val="TableNormal"/>
    <w:uiPriority w:val="39"/>
    <w:rsid w:val="00FB4123"/>
    <w:pPr>
      <w:spacing w:after="0" w:line="240" w:lineRule="auto"/>
    </w:pPr>
    <w:tblPr>
      <w:tblInd w:w="0" w:type="nil"/>
      <w:tblCellMar>
        <w:left w:w="0" w:type="dxa"/>
        <w:right w:w="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207B64"/>
    <w:rPr>
      <w:rFonts w:ascii="Calibri" w:eastAsiaTheme="majorEastAsia" w:hAnsi="Calibri" w:cs="Calibri"/>
      <w:b/>
      <w:bCs/>
      <w:color w:val="000000" w:themeColor="text1"/>
      <w:lang w:val="en-GB"/>
    </w:rPr>
  </w:style>
  <w:style w:type="paragraph" w:styleId="CommentSubject">
    <w:name w:val="annotation subject"/>
    <w:basedOn w:val="CommentText"/>
    <w:next w:val="CommentText"/>
    <w:link w:val="CommentSubjectChar"/>
    <w:uiPriority w:val="99"/>
    <w:semiHidden/>
    <w:unhideWhenUsed/>
    <w:rsid w:val="00E17392"/>
    <w:rPr>
      <w:b/>
      <w:bCs/>
    </w:rPr>
  </w:style>
  <w:style w:type="character" w:customStyle="1" w:styleId="CommentSubjectChar">
    <w:name w:val="Comment Subject Char"/>
    <w:basedOn w:val="CommentTextChar"/>
    <w:link w:val="CommentSubject"/>
    <w:uiPriority w:val="99"/>
    <w:semiHidden/>
    <w:rsid w:val="00E17392"/>
    <w:rPr>
      <w:b/>
      <w:bCs/>
      <w:sz w:val="20"/>
      <w:szCs w:val="20"/>
    </w:rPr>
  </w:style>
  <w:style w:type="character" w:styleId="Hyperlink">
    <w:name w:val="Hyperlink"/>
    <w:basedOn w:val="DefaultParagraphFont"/>
    <w:uiPriority w:val="99"/>
    <w:unhideWhenUsed/>
    <w:rsid w:val="00E17392"/>
    <w:rPr>
      <w:color w:val="467886" w:themeColor="hyperlink"/>
      <w:u w:val="single"/>
    </w:rPr>
  </w:style>
  <w:style w:type="character" w:styleId="UnresolvedMention">
    <w:name w:val="Unresolved Mention"/>
    <w:basedOn w:val="DefaultParagraphFont"/>
    <w:uiPriority w:val="99"/>
    <w:semiHidden/>
    <w:unhideWhenUsed/>
    <w:rsid w:val="00E17392"/>
    <w:rPr>
      <w:color w:val="605E5C"/>
      <w:shd w:val="clear" w:color="auto" w:fill="E1DFDD"/>
    </w:rPr>
  </w:style>
  <w:style w:type="character" w:customStyle="1" w:styleId="Heading2Char">
    <w:name w:val="Heading 2 Char"/>
    <w:basedOn w:val="DefaultParagraphFont"/>
    <w:link w:val="Heading2"/>
    <w:uiPriority w:val="9"/>
    <w:rsid w:val="004C4488"/>
    <w:rPr>
      <w:rFonts w:ascii="Calibri" w:eastAsiaTheme="majorEastAsia" w:hAnsi="Calibri" w:cs="Calibri"/>
      <w:i/>
      <w:iCs/>
      <w:color w:val="000000" w:themeColor="text1"/>
      <w:lang w:val="en-CA"/>
    </w:rPr>
  </w:style>
  <w:style w:type="character" w:customStyle="1" w:styleId="Heading3Char">
    <w:name w:val="Heading 3 Char"/>
    <w:basedOn w:val="DefaultParagraphFont"/>
    <w:link w:val="Heading3"/>
    <w:uiPriority w:val="9"/>
    <w:rsid w:val="004C4488"/>
    <w:rPr>
      <w:rFonts w:ascii="Calibri" w:hAnsi="Calibri" w:cs="Calibri"/>
      <w:color w:val="000000" w:themeColor="text1"/>
      <w:u w:val="single"/>
      <w:lang w:val="en-CA"/>
    </w:rPr>
  </w:style>
  <w:style w:type="paragraph" w:styleId="Title">
    <w:name w:val="Title"/>
    <w:basedOn w:val="Normal"/>
    <w:next w:val="Normal"/>
    <w:link w:val="TitleChar"/>
    <w:uiPriority w:val="10"/>
    <w:qFormat/>
    <w:rsid w:val="004C4488"/>
    <w:pPr>
      <w:spacing w:after="0"/>
      <w:contextualSpacing/>
    </w:pPr>
    <w:rPr>
      <w:rFonts w:eastAsiaTheme="majorEastAsia"/>
      <w:color w:val="auto"/>
      <w:spacing w:val="-10"/>
      <w:kern w:val="28"/>
      <w:sz w:val="40"/>
      <w:szCs w:val="40"/>
    </w:rPr>
  </w:style>
  <w:style w:type="character" w:customStyle="1" w:styleId="TitleChar">
    <w:name w:val="Title Char"/>
    <w:basedOn w:val="DefaultParagraphFont"/>
    <w:link w:val="Title"/>
    <w:uiPriority w:val="10"/>
    <w:rsid w:val="004C4488"/>
    <w:rPr>
      <w:rFonts w:ascii="Calibri" w:eastAsiaTheme="majorEastAsia" w:hAnsi="Calibri" w:cs="Calibri"/>
      <w:spacing w:val="-10"/>
      <w:kern w:val="28"/>
      <w:sz w:val="40"/>
      <w:szCs w:val="40"/>
      <w:lang w:val="en-CA"/>
    </w:rPr>
  </w:style>
  <w:style w:type="character" w:styleId="FollowedHyperlink">
    <w:name w:val="FollowedHyperlink"/>
    <w:basedOn w:val="DefaultParagraphFont"/>
    <w:uiPriority w:val="99"/>
    <w:semiHidden/>
    <w:unhideWhenUsed/>
    <w:rsid w:val="00E208F6"/>
    <w:rPr>
      <w:color w:val="96607D" w:themeColor="followedHyperlink"/>
      <w:u w:val="single"/>
    </w:rPr>
  </w:style>
  <w:style w:type="paragraph" w:styleId="NormalWeb">
    <w:name w:val="Normal (Web)"/>
    <w:basedOn w:val="Normal"/>
    <w:uiPriority w:val="99"/>
    <w:unhideWhenUsed/>
    <w:rsid w:val="00B32754"/>
    <w:rPr>
      <w:rFonts w:ascii="Times New Roman" w:hAnsi="Times New Roman" w:cs="Times New Roman"/>
    </w:rPr>
  </w:style>
  <w:style w:type="paragraph" w:styleId="Bibliography">
    <w:name w:val="Bibliography"/>
    <w:basedOn w:val="Normal"/>
    <w:next w:val="Normal"/>
    <w:uiPriority w:val="37"/>
    <w:unhideWhenUsed/>
    <w:rsid w:val="00746336"/>
    <w:pPr>
      <w:spacing w:line="240" w:lineRule="auto"/>
      <w:ind w:left="720" w:hanging="720"/>
    </w:pPr>
  </w:style>
  <w:style w:type="table" w:styleId="TableGridLight">
    <w:name w:val="Grid Table Light"/>
    <w:basedOn w:val="TableNormal"/>
    <w:uiPriority w:val="40"/>
    <w:rsid w:val="005F5B1C"/>
    <w:pPr>
      <w:spacing w:after="0" w:line="240" w:lineRule="auto"/>
    </w:pPr>
    <w:rPr>
      <w:rFonts w:eastAsiaTheme="minorHAnsi"/>
      <w:kern w:val="2"/>
      <w:sz w:val="22"/>
      <w:szCs w:val="22"/>
      <w:lang w:val="es-MX" w:eastAsia="en-US"/>
      <w14:ligatures w14:val="standardContextual"/>
    </w:rPr>
    <w:tblPr>
      <w:tblInd w:w="0" w:type="nil"/>
      <w:tblCellMar>
        <w:left w:w="0" w:type="dxa"/>
        <w:right w:w="0" w:type="dxa"/>
      </w:tblCellMar>
    </w:tblPr>
  </w:style>
  <w:style w:type="character" w:customStyle="1" w:styleId="Heading4Char">
    <w:name w:val="Heading 4 Char"/>
    <w:basedOn w:val="DefaultParagraphFont"/>
    <w:link w:val="Heading4"/>
    <w:uiPriority w:val="9"/>
    <w:rsid w:val="006E40B0"/>
    <w:rPr>
      <w:rFonts w:asciiTheme="majorHAnsi" w:eastAsiaTheme="majorEastAsia" w:hAnsiTheme="majorHAnsi" w:cstheme="majorBidi"/>
      <w:i/>
      <w:iCs/>
      <w:color w:val="0F4761" w:themeColor="accent1" w:themeShade="BF"/>
      <w:lang w:val="en-CA"/>
    </w:rPr>
  </w:style>
  <w:style w:type="paragraph" w:styleId="NoSpacing">
    <w:name w:val="No Spacing"/>
    <w:uiPriority w:val="1"/>
    <w:qFormat/>
    <w:rsid w:val="006E40B0"/>
    <w:pPr>
      <w:spacing w:after="0" w:line="240" w:lineRule="auto"/>
    </w:pPr>
    <w:rPr>
      <w:rFonts w:ascii="Calibri" w:hAnsi="Calibri" w:cs="Calibri"/>
      <w:color w:val="000000" w:themeColor="text1"/>
      <w:lang w:val="en-CA"/>
    </w:rPr>
  </w:style>
  <w:style w:type="character" w:customStyle="1" w:styleId="Heading5Char">
    <w:name w:val="Heading 5 Char"/>
    <w:basedOn w:val="DefaultParagraphFont"/>
    <w:link w:val="Heading5"/>
    <w:uiPriority w:val="9"/>
    <w:rsid w:val="00583954"/>
    <w:rPr>
      <w:rFonts w:asciiTheme="majorHAnsi" w:eastAsiaTheme="majorEastAsia" w:hAnsiTheme="majorHAnsi" w:cstheme="majorBidi"/>
      <w:color w:val="0F4761" w:themeColor="accent1" w:themeShade="BF"/>
      <w:lang w:val="en-CA"/>
    </w:rPr>
  </w:style>
  <w:style w:type="paragraph" w:styleId="Header">
    <w:name w:val="header"/>
    <w:basedOn w:val="Normal"/>
    <w:link w:val="HeaderChar"/>
    <w:uiPriority w:val="99"/>
    <w:unhideWhenUsed/>
    <w:rsid w:val="00925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757"/>
    <w:rPr>
      <w:rFonts w:ascii="Calibri" w:hAnsi="Calibri" w:cs="Calibri"/>
      <w:color w:val="000000" w:themeColor="text1"/>
      <w:lang w:val="en-CA"/>
    </w:rPr>
  </w:style>
  <w:style w:type="paragraph" w:styleId="Footer">
    <w:name w:val="footer"/>
    <w:basedOn w:val="Normal"/>
    <w:link w:val="FooterChar"/>
    <w:uiPriority w:val="99"/>
    <w:unhideWhenUsed/>
    <w:rsid w:val="00925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757"/>
    <w:rPr>
      <w:rFonts w:ascii="Calibri" w:hAnsi="Calibri" w:cs="Calibri"/>
      <w:color w:val="000000" w:themeColor="text1"/>
      <w:lang w:val="en-CA"/>
    </w:rPr>
  </w:style>
  <w:style w:type="paragraph" w:styleId="Revision">
    <w:name w:val="Revision"/>
    <w:hidden/>
    <w:uiPriority w:val="99"/>
    <w:semiHidden/>
    <w:rsid w:val="003879E5"/>
    <w:pPr>
      <w:spacing w:after="0" w:line="240" w:lineRule="auto"/>
    </w:pPr>
    <w:rPr>
      <w:rFonts w:ascii="Calibri" w:hAnsi="Calibri" w:cs="Calibri"/>
      <w:color w:val="000000" w:themeColor="text1"/>
      <w:lang w:val="en-CA"/>
    </w:rPr>
  </w:style>
  <w:style w:type="character" w:customStyle="1" w:styleId="normaltextrun">
    <w:name w:val="normaltextrun"/>
    <w:basedOn w:val="DefaultParagraphFont"/>
    <w:rsid w:val="00D87288"/>
  </w:style>
  <w:style w:type="paragraph" w:customStyle="1" w:styleId="paragraph">
    <w:name w:val="paragraph"/>
    <w:basedOn w:val="Normal"/>
    <w:rsid w:val="00D87288"/>
    <w:pPr>
      <w:spacing w:before="100" w:beforeAutospacing="1" w:after="100" w:afterAutospacing="1" w:line="240" w:lineRule="auto"/>
    </w:pPr>
    <w:rPr>
      <w:rFonts w:ascii="Times New Roman" w:eastAsia="Times New Roman" w:hAnsi="Times New Roman" w:cs="Times New Roman"/>
      <w:color w:val="auto"/>
      <w:lang w:eastAsia="en-GB"/>
    </w:rPr>
  </w:style>
  <w:style w:type="character" w:styleId="Strong">
    <w:name w:val="Strong"/>
    <w:basedOn w:val="DefaultParagraphFont"/>
    <w:uiPriority w:val="22"/>
    <w:qFormat/>
    <w:rsid w:val="00E92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lenzrive@ualberta.ca"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F6973-D3FB-7D4A-8B31-59DD9B652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55</Pages>
  <Words>22776</Words>
  <Characters>129826</Characters>
  <Application>Microsoft Office Word</Application>
  <DocSecurity>0</DocSecurity>
  <Lines>1081</Lines>
  <Paragraphs>304</Paragraphs>
  <ScaleCrop>false</ScaleCrop>
  <Company/>
  <LinksUpToDate>false</LinksUpToDate>
  <CharactersWithSpaces>152298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Lenz</dc:creator>
  <cp:keywords/>
  <dc:description/>
  <cp:lastModifiedBy>Anna Lenz</cp:lastModifiedBy>
  <cp:revision>38</cp:revision>
  <dcterms:created xsi:type="dcterms:W3CDTF">2025-11-14T18:38:00Z</dcterms:created>
  <dcterms:modified xsi:type="dcterms:W3CDTF">2026-06-26T20:29:00Z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id="LGn8O2aN"/&gt;&lt;style id="http://www.zotero.org/styles/springer-basic-author-date-no-et-al" hasBibliography="1" bibliographyStyleHasBeenSet="1"/&gt;&lt;prefs&gt;&lt;pref name="fieldType" value="Field"/&gt;&lt;/prefs&gt;&lt;</vt:lpwstr>
  </property>
  <property fmtid="{D5CDD505-2E9C-101B-9397-08002B2CF9AE}" pid="3" name="ZOTERO_PREF_2">
    <vt:lpwstr>/data&gt;</vt:lpwstr>
  </property>
</Properties>
</file>